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1740" w14:textId="77777777" w:rsidR="00FA52D4" w:rsidRDefault="00FA52D4" w:rsidP="00FA52D4">
      <w:pPr>
        <w:ind w:right="-510"/>
        <w:rPr>
          <w:sz w:val="22"/>
          <w:szCs w:val="22"/>
          <w:lang w:val="fr-FR"/>
        </w:rPr>
      </w:pPr>
      <w:r>
        <w:rPr>
          <w:noProof/>
        </w:rPr>
        <w:drawing>
          <wp:anchor distT="0" distB="0" distL="0" distR="0" simplePos="0" relativeHeight="3" behindDoc="0" locked="0" layoutInCell="0" allowOverlap="1" wp14:anchorId="4FC2A220" wp14:editId="78D288C1">
            <wp:simplePos x="0" y="0"/>
            <wp:positionH relativeFrom="column">
              <wp:posOffset>1785137</wp:posOffset>
            </wp:positionH>
            <wp:positionV relativeFrom="paragraph">
              <wp:posOffset>48920</wp:posOffset>
            </wp:positionV>
            <wp:extent cx="848995" cy="8489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848995" cy="848995"/>
                    </a:xfrm>
                    <a:prstGeom prst="rect">
                      <a:avLst/>
                    </a:prstGeom>
                  </pic:spPr>
                </pic:pic>
              </a:graphicData>
            </a:graphic>
          </wp:anchor>
        </w:drawing>
      </w:r>
      <w:r>
        <w:rPr>
          <w:noProof/>
        </w:rPr>
        <w:drawing>
          <wp:anchor distT="0" distB="0" distL="0" distR="0" simplePos="0" relativeHeight="2" behindDoc="0" locked="0" layoutInCell="0" allowOverlap="1" wp14:anchorId="1A1E371C" wp14:editId="1434FC60">
            <wp:simplePos x="0" y="0"/>
            <wp:positionH relativeFrom="margin">
              <wp:posOffset>-124359</wp:posOffset>
            </wp:positionH>
            <wp:positionV relativeFrom="paragraph">
              <wp:posOffset>432</wp:posOffset>
            </wp:positionV>
            <wp:extent cx="1689100" cy="649605"/>
            <wp:effectExtent l="0" t="0" r="635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t="22648" b="19634"/>
                    <a:stretch>
                      <a:fillRect/>
                    </a:stretch>
                  </pic:blipFill>
                  <pic:spPr bwMode="auto">
                    <a:xfrm>
                      <a:off x="0" y="0"/>
                      <a:ext cx="1689100" cy="649605"/>
                    </a:xfrm>
                    <a:prstGeom prst="rect">
                      <a:avLst/>
                    </a:prstGeom>
                  </pic:spPr>
                </pic:pic>
              </a:graphicData>
            </a:graphic>
          </wp:anchor>
        </w:drawing>
      </w:r>
    </w:p>
    <w:p w14:paraId="3E46EC3C" w14:textId="77777777" w:rsidR="00FA52D4" w:rsidRDefault="00FA52D4" w:rsidP="00FA52D4">
      <w:pPr>
        <w:ind w:right="-510"/>
        <w:rPr>
          <w:sz w:val="22"/>
          <w:szCs w:val="22"/>
          <w:lang w:val="fr-FR"/>
        </w:rPr>
      </w:pPr>
    </w:p>
    <w:p w14:paraId="41E1888C" w14:textId="77777777" w:rsidR="00FA52D4" w:rsidRDefault="00FA52D4" w:rsidP="00FA52D4">
      <w:pPr>
        <w:ind w:right="-510"/>
        <w:rPr>
          <w:sz w:val="22"/>
          <w:szCs w:val="22"/>
          <w:lang w:val="fr-FR"/>
        </w:rPr>
      </w:pPr>
    </w:p>
    <w:p w14:paraId="04403908" w14:textId="6F8EDB19" w:rsidR="00002499" w:rsidRPr="00FA52D4" w:rsidRDefault="00252C08">
      <w:pPr>
        <w:ind w:right="-2"/>
        <w:rPr>
          <w:sz w:val="22"/>
          <w:szCs w:val="22"/>
        </w:rPr>
        <w:pPrChange w:id="0" w:author="Laurent Marivaux" w:date="2026-08-05T10:08:00Z">
          <w:pPr/>
        </w:pPrChange>
      </w:pPr>
      <w:r w:rsidRPr="00FA52D4">
        <w:rPr>
          <w:sz w:val="22"/>
          <w:szCs w:val="22"/>
          <w:lang w:val="fr-FR"/>
        </w:rPr>
        <w:t>Lucas Buffan</w:t>
      </w:r>
      <w:r w:rsidRPr="00FA52D4">
        <w:rPr>
          <w:sz w:val="22"/>
          <w:szCs w:val="22"/>
          <w:lang w:val="fr-FR"/>
        </w:rPr>
        <w:tab/>
      </w:r>
      <w:r w:rsidRPr="00FA52D4">
        <w:rPr>
          <w:sz w:val="22"/>
          <w:szCs w:val="22"/>
          <w:lang w:val="fr-FR"/>
        </w:rPr>
        <w:tab/>
      </w:r>
      <w:r w:rsidRPr="00FA52D4">
        <w:rPr>
          <w:sz w:val="22"/>
          <w:szCs w:val="22"/>
          <w:lang w:val="fr-FR"/>
        </w:rPr>
        <w:tab/>
      </w:r>
      <w:r w:rsidRPr="00FA52D4">
        <w:rPr>
          <w:sz w:val="22"/>
          <w:szCs w:val="22"/>
          <w:lang w:val="fr-FR"/>
        </w:rPr>
        <w:tab/>
      </w:r>
      <w:r w:rsidRPr="00FA52D4">
        <w:rPr>
          <w:sz w:val="22"/>
          <w:szCs w:val="22"/>
          <w:lang w:val="fr-FR"/>
        </w:rPr>
        <w:tab/>
      </w:r>
      <w:r w:rsidR="00FA52D4">
        <w:rPr>
          <w:sz w:val="22"/>
          <w:szCs w:val="22"/>
          <w:lang w:val="fr-FR"/>
        </w:rPr>
        <w:tab/>
      </w:r>
      <w:r w:rsidR="00FA52D4">
        <w:rPr>
          <w:sz w:val="22"/>
          <w:szCs w:val="22"/>
          <w:lang w:val="fr-FR"/>
        </w:rPr>
        <w:tab/>
      </w:r>
      <w:r w:rsidR="00FA52D4">
        <w:rPr>
          <w:sz w:val="22"/>
          <w:szCs w:val="22"/>
          <w:lang w:val="fr-FR"/>
        </w:rPr>
        <w:tab/>
      </w:r>
      <w:r w:rsidR="00FA52D4">
        <w:rPr>
          <w:sz w:val="22"/>
          <w:szCs w:val="22"/>
          <w:lang w:val="fr-FR"/>
        </w:rPr>
        <w:tab/>
      </w:r>
      <w:ins w:id="1" w:author="Fabien Condamine" w:date="2026-08-05T20:15:00Z" w16du:dateUtc="2026-08-06T01:15:00Z">
        <w:r w:rsidR="006A0796">
          <w:rPr>
            <w:sz w:val="22"/>
            <w:szCs w:val="22"/>
            <w:lang w:val="fr-FR"/>
          </w:rPr>
          <w:t xml:space="preserve">           </w:t>
        </w:r>
      </w:ins>
      <w:del w:id="2" w:author="Fabien Condamine" w:date="2026-08-05T20:15:00Z" w16du:dateUtc="2026-08-06T01:15:00Z">
        <w:r w:rsidR="00FA52D4" w:rsidDel="006A0796">
          <w:rPr>
            <w:sz w:val="22"/>
            <w:szCs w:val="22"/>
            <w:lang w:val="fr-FR"/>
          </w:rPr>
          <w:tab/>
        </w:r>
        <w:r w:rsidRPr="00FA52D4" w:rsidDel="006A0796">
          <w:rPr>
            <w:b/>
            <w:bCs/>
            <w:sz w:val="22"/>
            <w:szCs w:val="22"/>
            <w:lang w:val="fr-FR"/>
          </w:rPr>
          <w:delText xml:space="preserve">July </w:delText>
        </w:r>
      </w:del>
      <w:ins w:id="3" w:author="Fabien Condamine" w:date="2026-08-05T20:15:00Z" w16du:dateUtc="2026-08-06T01:15:00Z">
        <w:r w:rsidR="006A0796">
          <w:rPr>
            <w:b/>
            <w:bCs/>
            <w:sz w:val="22"/>
            <w:szCs w:val="22"/>
            <w:lang w:val="fr-FR"/>
          </w:rPr>
          <w:t>August</w:t>
        </w:r>
        <w:r w:rsidR="006A0796" w:rsidRPr="00FA52D4">
          <w:rPr>
            <w:b/>
            <w:bCs/>
            <w:sz w:val="22"/>
            <w:szCs w:val="22"/>
            <w:lang w:val="fr-FR"/>
          </w:rPr>
          <w:t xml:space="preserve"> </w:t>
        </w:r>
      </w:ins>
      <w:del w:id="4" w:author="Fabien Condamine" w:date="2026-08-05T20:15:00Z" w16du:dateUtc="2026-08-06T01:15:00Z">
        <w:r w:rsidRPr="00FA52D4" w:rsidDel="006A0796">
          <w:rPr>
            <w:b/>
            <w:bCs/>
            <w:sz w:val="22"/>
            <w:szCs w:val="22"/>
            <w:lang w:val="fr-FR"/>
          </w:rPr>
          <w:delText>30</w:delText>
        </w:r>
        <w:r w:rsidRPr="00FA52D4" w:rsidDel="006A0796">
          <w:rPr>
            <w:b/>
            <w:bCs/>
            <w:sz w:val="22"/>
            <w:szCs w:val="22"/>
            <w:vertAlign w:val="superscript"/>
            <w:lang w:val="fr-FR"/>
          </w:rPr>
          <w:delText>th</w:delText>
        </w:r>
      </w:del>
      <w:ins w:id="5" w:author="Fabien Condamine" w:date="2026-08-05T20:15:00Z" w16du:dateUtc="2026-08-06T01:15:00Z">
        <w:r w:rsidR="006A0796">
          <w:rPr>
            <w:b/>
            <w:bCs/>
            <w:sz w:val="22"/>
            <w:szCs w:val="22"/>
            <w:lang w:val="fr-FR"/>
          </w:rPr>
          <w:t>5</w:t>
        </w:r>
        <w:r w:rsidR="006A0796" w:rsidRPr="00FA52D4">
          <w:rPr>
            <w:b/>
            <w:bCs/>
            <w:sz w:val="22"/>
            <w:szCs w:val="22"/>
            <w:vertAlign w:val="superscript"/>
            <w:lang w:val="fr-FR"/>
          </w:rPr>
          <w:t>th</w:t>
        </w:r>
      </w:ins>
      <w:r w:rsidRPr="00FA52D4">
        <w:rPr>
          <w:b/>
          <w:bCs/>
          <w:sz w:val="22"/>
          <w:szCs w:val="22"/>
          <w:lang w:val="fr-FR"/>
        </w:rPr>
        <w:t>, 2026</w:t>
      </w:r>
    </w:p>
    <w:p w14:paraId="2ED8970A" w14:textId="77777777" w:rsidR="00FA52D4" w:rsidRDefault="00FA52D4">
      <w:pPr>
        <w:ind w:right="-510"/>
        <w:rPr>
          <w:i/>
          <w:iCs/>
          <w:sz w:val="22"/>
          <w:szCs w:val="22"/>
          <w:lang w:val="fr-FR"/>
        </w:rPr>
      </w:pPr>
    </w:p>
    <w:p w14:paraId="462717C6" w14:textId="77777777" w:rsidR="00002499" w:rsidRDefault="00252C08">
      <w:pPr>
        <w:ind w:right="-510"/>
        <w:rPr>
          <w:ins w:id="6" w:author="Laurent Marivaux" w:date="2026-08-05T10:07:00Z"/>
          <w:i/>
          <w:iCs/>
          <w:sz w:val="22"/>
          <w:szCs w:val="22"/>
          <w:lang w:val="fr-FR"/>
        </w:rPr>
      </w:pPr>
      <w:r w:rsidRPr="00FA52D4">
        <w:rPr>
          <w:i/>
          <w:iCs/>
          <w:sz w:val="22"/>
          <w:szCs w:val="22"/>
          <w:lang w:val="fr-FR"/>
        </w:rPr>
        <w:t>Institut des Sciences de l’Évolution de Montpellier</w:t>
      </w:r>
    </w:p>
    <w:p w14:paraId="64C7E929" w14:textId="77777777" w:rsidR="00FA52D4" w:rsidRPr="00FA52D4" w:rsidRDefault="00FA52D4">
      <w:pPr>
        <w:ind w:right="-510"/>
        <w:rPr>
          <w:i/>
          <w:iCs/>
          <w:sz w:val="22"/>
          <w:szCs w:val="22"/>
          <w:lang w:val="fr-FR"/>
        </w:rPr>
      </w:pPr>
    </w:p>
    <w:p w14:paraId="6448A8C0" w14:textId="77777777" w:rsidR="00002499" w:rsidRPr="00FA52D4" w:rsidRDefault="00002499">
      <w:pPr>
        <w:ind w:left="-454" w:right="-510"/>
        <w:rPr>
          <w:i/>
          <w:iCs/>
          <w:sz w:val="22"/>
          <w:szCs w:val="22"/>
          <w:lang w:val="fr-FR"/>
        </w:rPr>
      </w:pPr>
    </w:p>
    <w:p w14:paraId="527ECC4E" w14:textId="77777777" w:rsidR="00002499" w:rsidRDefault="00252C08">
      <w:pPr>
        <w:jc w:val="both"/>
        <w:rPr>
          <w:ins w:id="7" w:author="Laurent Marivaux" w:date="2026-08-05T10:07:00Z"/>
          <w:rStyle w:val="Aucun"/>
          <w:sz w:val="22"/>
          <w:szCs w:val="22"/>
          <w:lang w:val="en-GB"/>
        </w:rPr>
      </w:pPr>
      <w:r w:rsidRPr="00FA52D4">
        <w:rPr>
          <w:rStyle w:val="Aucun"/>
          <w:sz w:val="22"/>
          <w:szCs w:val="22"/>
        </w:rPr>
        <w:tab/>
      </w:r>
      <w:r>
        <w:rPr>
          <w:rStyle w:val="Aucun"/>
          <w:sz w:val="22"/>
          <w:szCs w:val="22"/>
          <w:lang w:val="en-GB"/>
        </w:rPr>
        <w:t xml:space="preserve">Dear Editor-in-Chief and Editorial Board members of </w:t>
      </w:r>
      <w:r>
        <w:rPr>
          <w:rStyle w:val="Aucun"/>
          <w:i/>
          <w:iCs/>
          <w:sz w:val="22"/>
          <w:szCs w:val="22"/>
          <w:lang w:val="en-GB"/>
        </w:rPr>
        <w:t>Systematic Biology</w:t>
      </w:r>
      <w:r>
        <w:rPr>
          <w:rStyle w:val="Aucun"/>
          <w:sz w:val="22"/>
          <w:szCs w:val="22"/>
          <w:lang w:val="en-GB"/>
        </w:rPr>
        <w:t>,</w:t>
      </w:r>
    </w:p>
    <w:p w14:paraId="65709E28" w14:textId="77777777" w:rsidR="00FA52D4" w:rsidRDefault="00FA52D4">
      <w:pPr>
        <w:jc w:val="both"/>
      </w:pPr>
    </w:p>
    <w:p w14:paraId="2C704BDC" w14:textId="77777777" w:rsidR="00002499" w:rsidRDefault="00252C08">
      <w:pPr>
        <w:spacing w:before="57" w:after="57"/>
        <w:jc w:val="both"/>
      </w:pPr>
      <w:r>
        <w:rPr>
          <w:rStyle w:val="Aucun"/>
          <w:sz w:val="22"/>
          <w:szCs w:val="22"/>
          <w:lang w:val="en-GB"/>
        </w:rPr>
        <w:tab/>
        <w:t>Please find enclosed our manuscript entitled ‘</w:t>
      </w:r>
      <w:r>
        <w:rPr>
          <w:rStyle w:val="Aucun"/>
          <w:b/>
          <w:bCs/>
          <w:i/>
          <w:iCs/>
          <w:sz w:val="22"/>
          <w:szCs w:val="22"/>
          <w:lang w:val="en-GB"/>
        </w:rPr>
        <w:t>A Matter of Size: What Underpinned the Emergence and Demise of the Largest Rodents that Ever Lived?</w:t>
      </w:r>
      <w:r>
        <w:rPr>
          <w:rStyle w:val="Aucun"/>
          <w:sz w:val="22"/>
          <w:szCs w:val="22"/>
          <w:lang w:val="en-GB"/>
        </w:rPr>
        <w:t xml:space="preserve">’, which we are pleased to submit for consideration as a research article to </w:t>
      </w:r>
      <w:r>
        <w:rPr>
          <w:rStyle w:val="Aucun"/>
          <w:i/>
          <w:iCs/>
          <w:sz w:val="22"/>
          <w:szCs w:val="22"/>
          <w:lang w:val="en-GB"/>
        </w:rPr>
        <w:t>Systematic Biology</w:t>
      </w:r>
      <w:r>
        <w:rPr>
          <w:rStyle w:val="Aucun"/>
          <w:sz w:val="22"/>
          <w:szCs w:val="22"/>
          <w:lang w:val="en-GB"/>
        </w:rPr>
        <w:t>.</w:t>
      </w:r>
    </w:p>
    <w:p w14:paraId="6B1AFCE7" w14:textId="64082587" w:rsidR="00002499" w:rsidRDefault="00252C08">
      <w:pPr>
        <w:jc w:val="both"/>
      </w:pPr>
      <w:r>
        <w:rPr>
          <w:rStyle w:val="Aucun"/>
          <w:sz w:val="22"/>
          <w:szCs w:val="22"/>
          <w:lang w:val="en-GB"/>
        </w:rPr>
        <w:tab/>
        <w:t>The factors mediating clade</w:t>
      </w:r>
      <w:ins w:id="8" w:author="Fabien Condamine" w:date="2026-08-05T20:15:00Z" w16du:dateUtc="2026-08-06T01:15:00Z">
        <w:r w:rsidR="006A0796">
          <w:rPr>
            <w:rStyle w:val="Aucun"/>
            <w:sz w:val="22"/>
            <w:szCs w:val="22"/>
            <w:lang w:val="en-GB"/>
          </w:rPr>
          <w:t>’s</w:t>
        </w:r>
      </w:ins>
      <w:r>
        <w:rPr>
          <w:rStyle w:val="Aucun"/>
          <w:sz w:val="22"/>
          <w:szCs w:val="22"/>
          <w:lang w:val="en-GB"/>
        </w:rPr>
        <w:t xml:space="preserve"> diversification dynamics as well as the interplay between species diversity and morphological disparity have fascinated evolutionary biologists since the seminal works of George G. Simpson and David M. Raup, more than half a century ago. This study is framed around these cornerstone issues, using Chinchilloidea, a </w:t>
      </w:r>
      <w:ins w:id="9" w:author="Laurent Marivaux" w:date="2026-08-05T10:11:00Z">
        <w:r w:rsidR="00FA52D4">
          <w:rPr>
            <w:rStyle w:val="Aucun"/>
            <w:sz w:val="22"/>
            <w:szCs w:val="22"/>
            <w:lang w:val="en-GB"/>
          </w:rPr>
          <w:t xml:space="preserve">caviomorph </w:t>
        </w:r>
      </w:ins>
      <w:r>
        <w:rPr>
          <w:rStyle w:val="Aucun"/>
          <w:sz w:val="22"/>
          <w:szCs w:val="22"/>
          <w:lang w:val="en-GB"/>
        </w:rPr>
        <w:t xml:space="preserve">rodent clade endemic to </w:t>
      </w:r>
      <w:commentRangeStart w:id="10"/>
      <w:commentRangeStart w:id="11"/>
      <w:r>
        <w:rPr>
          <w:rStyle w:val="Aucun"/>
          <w:sz w:val="22"/>
          <w:szCs w:val="22"/>
          <w:lang w:val="en-GB"/>
        </w:rPr>
        <w:t>South America</w:t>
      </w:r>
      <w:commentRangeEnd w:id="10"/>
      <w:r w:rsidR="00FA52D4">
        <w:rPr>
          <w:rStyle w:val="Marquedecommentaire"/>
          <w:sz w:val="22"/>
          <w:szCs w:val="22"/>
        </w:rPr>
        <w:commentReference w:id="10"/>
      </w:r>
      <w:commentRangeEnd w:id="11"/>
      <w:r w:rsidR="006A0796">
        <w:rPr>
          <w:rStyle w:val="Marquedecommentaire"/>
          <w:sz w:val="22"/>
          <w:szCs w:val="22"/>
        </w:rPr>
        <w:commentReference w:id="11"/>
      </w:r>
      <w:r>
        <w:rPr>
          <w:rStyle w:val="Aucun"/>
          <w:sz w:val="22"/>
          <w:szCs w:val="22"/>
          <w:lang w:val="en-GB"/>
        </w:rPr>
        <w:t>, as a case study. Today, Chinchilloidea are poorly diverse, which strikingly contrasts with their rich fossil record</w:t>
      </w:r>
      <w:ins w:id="12" w:author="Laurent Marivaux" w:date="2026-08-05T10:13:00Z">
        <w:r w:rsidR="00FA52D4">
          <w:rPr>
            <w:rStyle w:val="Aucun"/>
            <w:sz w:val="22"/>
            <w:szCs w:val="22"/>
            <w:lang w:val="en-GB"/>
          </w:rPr>
          <w:t xml:space="preserve"> over South America</w:t>
        </w:r>
      </w:ins>
      <w:r>
        <w:rPr>
          <w:rStyle w:val="Aucun"/>
          <w:sz w:val="22"/>
          <w:szCs w:val="22"/>
          <w:lang w:val="en-GB"/>
        </w:rPr>
        <w:t xml:space="preserve">, the latter notably encompassing the largest rodents ever recorded. In this work, we investigate </w:t>
      </w:r>
      <w:commentRangeStart w:id="13"/>
      <w:commentRangeStart w:id="14"/>
      <w:r>
        <w:rPr>
          <w:rStyle w:val="Aucun"/>
          <w:sz w:val="22"/>
          <w:szCs w:val="22"/>
          <w:lang w:val="en-GB"/>
        </w:rPr>
        <w:t xml:space="preserve">the triggers behind the spectacular decline </w:t>
      </w:r>
      <w:commentRangeEnd w:id="13"/>
      <w:r w:rsidR="00FA52D4">
        <w:rPr>
          <w:rStyle w:val="Marquedecommentaire"/>
          <w:sz w:val="22"/>
          <w:szCs w:val="22"/>
        </w:rPr>
        <w:commentReference w:id="13"/>
      </w:r>
      <w:commentRangeEnd w:id="14"/>
      <w:r w:rsidR="006A0796">
        <w:rPr>
          <w:rStyle w:val="Marquedecommentaire"/>
          <w:sz w:val="22"/>
          <w:szCs w:val="22"/>
        </w:rPr>
        <w:commentReference w:id="14"/>
      </w:r>
      <w:r>
        <w:rPr>
          <w:rStyle w:val="Aucun"/>
          <w:sz w:val="22"/>
          <w:szCs w:val="22"/>
          <w:lang w:val="en-GB"/>
        </w:rPr>
        <w:t>experienced by this clade, in relation to their phenotypic evolution.</w:t>
      </w:r>
    </w:p>
    <w:p w14:paraId="05651CC9" w14:textId="465F3AB0" w:rsidR="00002499" w:rsidRDefault="00252C08">
      <w:pPr>
        <w:spacing w:before="57" w:after="57"/>
        <w:jc w:val="both"/>
      </w:pPr>
      <w:r>
        <w:rPr>
          <w:rStyle w:val="Aucun"/>
          <w:sz w:val="22"/>
          <w:szCs w:val="22"/>
          <w:lang w:val="en-GB"/>
        </w:rPr>
        <w:t xml:space="preserve"> </w:t>
      </w:r>
      <w:r>
        <w:rPr>
          <w:rStyle w:val="Aucun"/>
          <w:sz w:val="22"/>
          <w:szCs w:val="22"/>
          <w:lang w:val="en-GB"/>
        </w:rPr>
        <w:tab/>
        <w:t xml:space="preserve">To this aim, we built a vetted species-level fossil occurrence dataset, encompassing revised 708 records. In parallel, based on published and new acquisitions of craniodental measurements, we conducted body mass and hypsodonty index reconstructions for 119 out of our 124 species, representing the most exhaustive trait database assembled for this clade. These invaluable data were used to infer the dynamics of chinchilloid diversification, using several distinct cutting-edge occurrence-based frameworks relying on Bayesian modelling and neural networks. These analyses allowed </w:t>
      </w:r>
      <w:del w:id="15" w:author="Fabien Condamine" w:date="2026-08-05T20:17:00Z" w16du:dateUtc="2026-08-06T01:17:00Z">
        <w:r w:rsidDel="006A0796">
          <w:rPr>
            <w:rStyle w:val="Aucun"/>
            <w:sz w:val="22"/>
            <w:szCs w:val="22"/>
            <w:lang w:val="en-GB"/>
          </w:rPr>
          <w:delText xml:space="preserve">us to </w:delText>
        </w:r>
      </w:del>
      <w:r>
        <w:rPr>
          <w:rStyle w:val="Aucun"/>
          <w:sz w:val="22"/>
          <w:szCs w:val="22"/>
          <w:lang w:val="en-GB"/>
        </w:rPr>
        <w:t>test</w:t>
      </w:r>
      <w:ins w:id="16" w:author="Fabien Condamine" w:date="2026-08-05T20:17:00Z" w16du:dateUtc="2026-08-06T01:17:00Z">
        <w:r w:rsidR="006A0796">
          <w:rPr>
            <w:rStyle w:val="Aucun"/>
            <w:sz w:val="22"/>
            <w:szCs w:val="22"/>
            <w:lang w:val="en-GB"/>
          </w:rPr>
          <w:t>ing</w:t>
        </w:r>
      </w:ins>
      <w:r>
        <w:rPr>
          <w:rStyle w:val="Aucun"/>
          <w:sz w:val="22"/>
          <w:szCs w:val="22"/>
          <w:lang w:val="en-GB"/>
        </w:rPr>
        <w:t xml:space="preserve"> for the joint effects of traits, biotic and abiotic variables on chinchilloid diversification. </w:t>
      </w:r>
      <w:commentRangeStart w:id="17"/>
      <w:r>
        <w:rPr>
          <w:rStyle w:val="Aucun"/>
          <w:sz w:val="22"/>
          <w:szCs w:val="22"/>
          <w:lang w:val="en-GB"/>
        </w:rPr>
        <w:t>Furthermore</w:t>
      </w:r>
      <w:del w:id="18" w:author="Fabien Condamine" w:date="2026-08-05T20:18:00Z" w16du:dateUtc="2026-08-06T01:18:00Z">
        <w:r w:rsidDel="006A0796">
          <w:rPr>
            <w:rStyle w:val="Aucun"/>
            <w:sz w:val="22"/>
            <w:szCs w:val="22"/>
            <w:lang w:val="en-GB"/>
          </w:rPr>
          <w:delText>, over this work</w:delText>
        </w:r>
      </w:del>
      <w:r>
        <w:rPr>
          <w:rStyle w:val="Aucun"/>
          <w:sz w:val="22"/>
          <w:szCs w:val="22"/>
          <w:lang w:val="en-GB"/>
        </w:rPr>
        <w:t>, we proposed a novel approach to combine palaeontological and neontological data for diversification inference applied to extant species lacking fossil evidence, using divergence times from dated phylogenies.</w:t>
      </w:r>
      <w:commentRangeEnd w:id="17"/>
      <w:r w:rsidR="006A0796">
        <w:rPr>
          <w:rStyle w:val="Marquedecommentaire"/>
          <w:sz w:val="24"/>
          <w:szCs w:val="24"/>
        </w:rPr>
        <w:commentReference w:id="17"/>
      </w:r>
    </w:p>
    <w:p w14:paraId="130E1008" w14:textId="30141F43" w:rsidR="00002499" w:rsidRDefault="00252C08">
      <w:pPr>
        <w:jc w:val="both"/>
      </w:pPr>
      <w:r>
        <w:rPr>
          <w:rStyle w:val="Aucun"/>
          <w:sz w:val="22"/>
          <w:szCs w:val="22"/>
          <w:lang w:val="en-GB"/>
        </w:rPr>
        <w:tab/>
        <w:t>Our findings confirm the long-standing paradigm that the temporal dynamics of chinchilloid body size and species richness were coupled. We reveal that the decline of Chinchilloidea was caused by a</w:t>
      </w:r>
      <w:ins w:id="19" w:author="Fabien Condamine" w:date="2026-08-05T20:19:00Z" w16du:dateUtc="2026-08-06T01:19:00Z">
        <w:r w:rsidR="006A0796">
          <w:rPr>
            <w:rStyle w:val="Aucun"/>
            <w:sz w:val="22"/>
            <w:szCs w:val="22"/>
            <w:lang w:val="en-GB"/>
          </w:rPr>
          <w:t>n increase in extinction rate starting in the</w:t>
        </w:r>
      </w:ins>
      <w:r>
        <w:rPr>
          <w:rStyle w:val="Aucun"/>
          <w:sz w:val="22"/>
          <w:szCs w:val="22"/>
          <w:lang w:val="en-GB"/>
        </w:rPr>
        <w:t xml:space="preserve"> late</w:t>
      </w:r>
      <w:ins w:id="20" w:author="Fabien Condamine" w:date="2026-08-05T20:19:00Z" w16du:dateUtc="2026-08-06T01:19:00Z">
        <w:r w:rsidR="006A0796">
          <w:rPr>
            <w:rStyle w:val="Aucun"/>
            <w:sz w:val="22"/>
            <w:szCs w:val="22"/>
            <w:lang w:val="en-GB"/>
          </w:rPr>
          <w:t xml:space="preserve"> </w:t>
        </w:r>
      </w:ins>
      <w:del w:id="21" w:author="Fabien Condamine" w:date="2026-08-05T20:19:00Z" w16du:dateUtc="2026-08-06T01:19:00Z">
        <w:r w:rsidDel="006A0796">
          <w:rPr>
            <w:rStyle w:val="Aucun"/>
            <w:sz w:val="22"/>
            <w:szCs w:val="22"/>
            <w:lang w:val="en-GB"/>
          </w:rPr>
          <w:delText xml:space="preserve">st </w:delText>
        </w:r>
      </w:del>
      <w:r>
        <w:rPr>
          <w:rStyle w:val="Aucun"/>
          <w:sz w:val="22"/>
          <w:szCs w:val="22"/>
          <w:lang w:val="en-GB"/>
        </w:rPr>
        <w:t xml:space="preserve">Miocene </w:t>
      </w:r>
      <w:del w:id="22" w:author="Fabien Condamine" w:date="2026-08-05T20:19:00Z" w16du:dateUtc="2026-08-06T01:19:00Z">
        <w:r w:rsidDel="006A0796">
          <w:rPr>
            <w:rStyle w:val="Aucun"/>
            <w:sz w:val="22"/>
            <w:szCs w:val="22"/>
            <w:lang w:val="en-GB"/>
          </w:rPr>
          <w:delText>increase in extinction rate</w:delText>
        </w:r>
      </w:del>
      <w:ins w:id="23" w:author="Fabien Condamine" w:date="2026-08-05T20:19:00Z" w16du:dateUtc="2026-08-06T01:19:00Z">
        <w:r w:rsidR="006A0796">
          <w:rPr>
            <w:rStyle w:val="Aucun"/>
            <w:sz w:val="22"/>
            <w:szCs w:val="22"/>
            <w:lang w:val="en-GB"/>
          </w:rPr>
          <w:t>onwards</w:t>
        </w:r>
      </w:ins>
      <w:r>
        <w:rPr>
          <w:rStyle w:val="Aucun"/>
          <w:sz w:val="22"/>
          <w:szCs w:val="22"/>
          <w:lang w:val="en-GB"/>
        </w:rPr>
        <w:t xml:space="preserve">. This change in extinction regime, selective against large-sized, extratropical taxa, was found to be mediated by the Andean Uplift and </w:t>
      </w:r>
      <w:commentRangeStart w:id="24"/>
      <w:commentRangeStart w:id="25"/>
      <w:r>
        <w:rPr>
          <w:rStyle w:val="Aucun"/>
          <w:sz w:val="22"/>
          <w:szCs w:val="22"/>
          <w:lang w:val="en-GB"/>
        </w:rPr>
        <w:t xml:space="preserve">sea-level </w:t>
      </w:r>
      <w:commentRangeEnd w:id="24"/>
      <w:r w:rsidR="00FA52D4">
        <w:rPr>
          <w:rStyle w:val="Marquedecommentaire"/>
          <w:sz w:val="22"/>
          <w:szCs w:val="22"/>
        </w:rPr>
        <w:commentReference w:id="24"/>
      </w:r>
      <w:commentRangeEnd w:id="25"/>
      <w:r w:rsidR="006A0796">
        <w:rPr>
          <w:rStyle w:val="Marquedecommentaire"/>
          <w:sz w:val="22"/>
          <w:szCs w:val="22"/>
        </w:rPr>
        <w:commentReference w:id="25"/>
      </w:r>
      <w:r>
        <w:rPr>
          <w:rStyle w:val="Aucun"/>
          <w:sz w:val="22"/>
          <w:szCs w:val="22"/>
          <w:lang w:val="en-GB"/>
        </w:rPr>
        <w:t>changes, pointing towards an implication of the Late Miocene tectonically- and eustatically-controlled collapse of South American large wetlands.</w:t>
      </w:r>
    </w:p>
    <w:p w14:paraId="1D89C18C" w14:textId="3496AFAB" w:rsidR="00002499" w:rsidRDefault="00252C08">
      <w:pPr>
        <w:spacing w:before="57" w:after="57"/>
        <w:jc w:val="both"/>
        <w:rPr>
          <w:sz w:val="22"/>
          <w:szCs w:val="22"/>
        </w:rPr>
      </w:pPr>
      <w:r>
        <w:rPr>
          <w:sz w:val="22"/>
          <w:szCs w:val="22"/>
        </w:rPr>
        <w:tab/>
        <w:t>By providing the most complete trait and occurrence datasets ever assembled for our focal group, our study illustrates how traits and environmental factors synergise to shape the macroevolutionary fate of a clade. Notably, our findings portray how the diversity-disparity relationship, a long-standing research avenue in macroevolution, is impacted by phylogenetic scale. We also evidence a novel mechanistic implication of mountain-building for clade</w:t>
      </w:r>
      <w:ins w:id="26" w:author="Fabien Condamine" w:date="2026-08-05T20:23:00Z" w16du:dateUtc="2026-08-06T01:23:00Z">
        <w:r w:rsidR="006A0796">
          <w:rPr>
            <w:sz w:val="22"/>
            <w:szCs w:val="22"/>
          </w:rPr>
          <w:t xml:space="preserve">’s </w:t>
        </w:r>
      </w:ins>
      <w:del w:id="27" w:author="Fabien Condamine" w:date="2026-08-05T20:23:00Z" w16du:dateUtc="2026-08-06T01:23:00Z">
        <w:r w:rsidDel="006A0796">
          <w:rPr>
            <w:sz w:val="22"/>
            <w:szCs w:val="22"/>
          </w:rPr>
          <w:delText xml:space="preserve"> </w:delText>
        </w:r>
      </w:del>
      <w:r>
        <w:rPr>
          <w:sz w:val="22"/>
          <w:szCs w:val="22"/>
        </w:rPr>
        <w:t>diversification, here enhancing extinction. We also provide an empirical example validating the lower propensity of taxa to go extinct in the tropics relative to outside the tropics</w:t>
      </w:r>
      <w:ins w:id="28" w:author="Fabien Condamine" w:date="2026-08-05T20:23:00Z" w16du:dateUtc="2026-08-06T01:23:00Z">
        <w:r w:rsidR="006A0796">
          <w:rPr>
            <w:sz w:val="22"/>
            <w:szCs w:val="22"/>
          </w:rPr>
          <w:t>, supporting the</w:t>
        </w:r>
      </w:ins>
      <w:del w:id="29" w:author="Fabien Condamine" w:date="2026-08-05T20:23:00Z" w16du:dateUtc="2026-08-06T01:23:00Z">
        <w:r w:rsidDel="006A0796">
          <w:rPr>
            <w:sz w:val="22"/>
            <w:szCs w:val="22"/>
          </w:rPr>
          <w:delText xml:space="preserve"> −</w:delText>
        </w:r>
      </w:del>
      <w:r>
        <w:rPr>
          <w:sz w:val="22"/>
          <w:szCs w:val="22"/>
        </w:rPr>
        <w:t xml:space="preserve"> Wallace’s ‘Tropical Stability’ hypothesis. </w:t>
      </w:r>
    </w:p>
    <w:p w14:paraId="48D2EC01" w14:textId="77777777" w:rsidR="00002499" w:rsidRDefault="00252C08">
      <w:pPr>
        <w:jc w:val="both"/>
        <w:rPr>
          <w:sz w:val="22"/>
          <w:szCs w:val="22"/>
        </w:rPr>
      </w:pPr>
      <w:r>
        <w:rPr>
          <w:sz w:val="22"/>
          <w:szCs w:val="22"/>
        </w:rPr>
        <w:tab/>
        <w:t xml:space="preserve">Our work includes a thorough exploration of the robustness of the methodological approaches implemented to limitations in the input data via well documented sensitivity analyses, and a significant part of the discussion is dedicated to methodological concerns. Also, our study provides new insights into combining neontological and palaeontological data, a milestone in macroevolution. Thus, we think that this manuscript fits the scope of </w:t>
      </w:r>
      <w:r>
        <w:rPr>
          <w:i/>
          <w:iCs/>
          <w:sz w:val="22"/>
          <w:szCs w:val="22"/>
        </w:rPr>
        <w:t>Systematic Biology</w:t>
      </w:r>
      <w:r>
        <w:rPr>
          <w:sz w:val="22"/>
          <w:szCs w:val="22"/>
        </w:rPr>
        <w:t>, and may</w:t>
      </w:r>
      <w:r>
        <w:rPr>
          <w:i/>
          <w:iCs/>
          <w:sz w:val="22"/>
          <w:szCs w:val="22"/>
        </w:rPr>
        <w:t xml:space="preserve"> </w:t>
      </w:r>
      <w:r>
        <w:rPr>
          <w:sz w:val="22"/>
          <w:szCs w:val="22"/>
        </w:rPr>
        <w:t xml:space="preserve">appeal to a broad readership. We thank you for your consideration, and </w:t>
      </w:r>
      <w:r>
        <w:rPr>
          <w:rFonts w:eastAsia="Times New Roman" w:cs="Times New Roman"/>
          <w:sz w:val="22"/>
          <w:szCs w:val="22"/>
        </w:rPr>
        <w:t>hope that you will share our excitement for the study presented.</w:t>
      </w:r>
    </w:p>
    <w:p w14:paraId="5EB4BB87" w14:textId="77777777" w:rsidR="00002499" w:rsidRDefault="00002499">
      <w:pPr>
        <w:jc w:val="both"/>
        <w:rPr>
          <w:rFonts w:eastAsia="Times New Roman" w:cs="Times New Roman"/>
        </w:rPr>
      </w:pPr>
    </w:p>
    <w:p w14:paraId="568B09BA" w14:textId="77777777" w:rsidR="00002499" w:rsidRDefault="00252C08" w:rsidP="006A0796">
      <w:pPr>
        <w:ind w:firstLine="360"/>
        <w:jc w:val="both"/>
        <w:rPr>
          <w:sz w:val="22"/>
          <w:szCs w:val="22"/>
        </w:rPr>
        <w:pPrChange w:id="30" w:author="Fabien Condamine" w:date="2026-08-05T20:18:00Z" w16du:dateUtc="2026-08-06T01:18:00Z">
          <w:pPr>
            <w:jc w:val="both"/>
          </w:pPr>
        </w:pPrChange>
      </w:pPr>
      <w:r>
        <w:rPr>
          <w:rFonts w:eastAsia="Times New Roman" w:cs="Times New Roman"/>
          <w:sz w:val="22"/>
          <w:szCs w:val="22"/>
        </w:rPr>
        <w:t>Also, for qualified reviewers, we would like to recommend:</w:t>
      </w:r>
    </w:p>
    <w:p w14:paraId="2F00FCB0" w14:textId="1BF218C7" w:rsidR="00002499" w:rsidRPr="00FA52D4" w:rsidDel="00F5543A" w:rsidRDefault="00252C08">
      <w:pPr>
        <w:numPr>
          <w:ilvl w:val="0"/>
          <w:numId w:val="1"/>
        </w:numPr>
        <w:jc w:val="both"/>
        <w:rPr>
          <w:del w:id="31" w:author="Fabien Condamine" w:date="2026-08-05T09:04:00Z" w16du:dateUtc="2026-08-05T14:04:00Z"/>
          <w:lang w:val="es-ES"/>
        </w:rPr>
      </w:pPr>
      <w:commentRangeStart w:id="32"/>
      <w:del w:id="33" w:author="Fabien Condamine" w:date="2026-08-05T09:04:00Z" w16du:dateUtc="2026-08-05T14:04:00Z">
        <w:r w:rsidRPr="00FA52D4" w:rsidDel="00F5543A">
          <w:rPr>
            <w:rFonts w:eastAsia="Times New Roman" w:cs="Times New Roman"/>
            <w:sz w:val="22"/>
            <w:szCs w:val="22"/>
            <w:lang w:val="es-ES"/>
          </w:rPr>
          <w:lastRenderedPageBreak/>
          <w:delText>Dr. Juan D. Carrillo (</w:delText>
        </w:r>
        <w:r w:rsidDel="00F5543A">
          <w:fldChar w:fldCharType="begin"/>
        </w:r>
        <w:r w:rsidDel="00F5543A">
          <w:delInstrText>HYPERLINK "mailto:juan.carrillo@mnhn.fr" \h</w:delInstrText>
        </w:r>
        <w:r w:rsidDel="00F5543A">
          <w:fldChar w:fldCharType="separate"/>
        </w:r>
        <w:r w:rsidRPr="00FA52D4" w:rsidDel="00F5543A">
          <w:rPr>
            <w:rStyle w:val="Lienhypertexte"/>
            <w:rFonts w:eastAsia="Times New Roman" w:cs="Times New Roman"/>
            <w:sz w:val="22"/>
            <w:szCs w:val="22"/>
            <w:lang w:val="es-ES"/>
          </w:rPr>
          <w:delText>juan.carrillo@mnhn.fr</w:delText>
        </w:r>
        <w:r w:rsidDel="00F5543A">
          <w:fldChar w:fldCharType="end"/>
        </w:r>
        <w:r w:rsidRPr="00FA52D4" w:rsidDel="00F5543A">
          <w:rPr>
            <w:rFonts w:eastAsia="Times New Roman" w:cs="Times New Roman"/>
            <w:sz w:val="22"/>
            <w:szCs w:val="22"/>
            <w:lang w:val="es-ES"/>
          </w:rPr>
          <w:delText>)</w:delText>
        </w:r>
        <w:commentRangeEnd w:id="32"/>
        <w:r w:rsidR="00D50F76" w:rsidRPr="00FA52D4" w:rsidDel="00F5543A">
          <w:rPr>
            <w:rStyle w:val="Marquedecommentaire"/>
            <w:sz w:val="24"/>
            <w:szCs w:val="24"/>
            <w:lang w:val="es-ES"/>
          </w:rPr>
          <w:commentReference w:id="32"/>
        </w:r>
      </w:del>
    </w:p>
    <w:p w14:paraId="53EAB6CA" w14:textId="77777777" w:rsidR="00002499" w:rsidRDefault="00252C08">
      <w:pPr>
        <w:numPr>
          <w:ilvl w:val="0"/>
          <w:numId w:val="1"/>
        </w:numPr>
        <w:jc w:val="both"/>
      </w:pPr>
      <w:r>
        <w:rPr>
          <w:rFonts w:eastAsia="Times New Roman" w:cs="Times New Roman"/>
          <w:sz w:val="22"/>
          <w:szCs w:val="22"/>
        </w:rPr>
        <w:t>Dr</w:t>
      </w:r>
      <w:commentRangeStart w:id="34"/>
      <w:r>
        <w:rPr>
          <w:rFonts w:eastAsia="Times New Roman" w:cs="Times New Roman"/>
          <w:sz w:val="22"/>
          <w:szCs w:val="22"/>
        </w:rPr>
        <w:t xml:space="preserve">. Luciano L. Rasia </w:t>
      </w:r>
      <w:commentRangeEnd w:id="34"/>
      <w:r w:rsidR="00D50F76">
        <w:rPr>
          <w:rStyle w:val="Marquedecommentaire"/>
          <w:rFonts w:eastAsia="Times New Roman" w:cs="Times New Roman"/>
          <w:sz w:val="22"/>
          <w:szCs w:val="22"/>
        </w:rPr>
        <w:commentReference w:id="34"/>
      </w:r>
      <w:r>
        <w:rPr>
          <w:rFonts w:eastAsia="Times New Roman" w:cs="Times New Roman"/>
          <w:sz w:val="22"/>
          <w:szCs w:val="22"/>
        </w:rPr>
        <w:t>(</w:t>
      </w:r>
      <w:hyperlink r:id="rId11">
        <w:r>
          <w:rPr>
            <w:rStyle w:val="Lienhypertexte"/>
            <w:rFonts w:eastAsia="Times New Roman" w:cs="Times New Roman"/>
            <w:sz w:val="22"/>
            <w:szCs w:val="22"/>
          </w:rPr>
          <w:t>lucianorasia@fcnym.unlp.edu.ar</w:t>
        </w:r>
      </w:hyperlink>
      <w:r>
        <w:rPr>
          <w:rFonts w:eastAsia="Times New Roman" w:cs="Times New Roman"/>
          <w:sz w:val="22"/>
          <w:szCs w:val="22"/>
        </w:rPr>
        <w:t>)</w:t>
      </w:r>
    </w:p>
    <w:p w14:paraId="6E734ED4" w14:textId="77777777" w:rsidR="00002499" w:rsidRPr="00FA52D4" w:rsidRDefault="00252C08">
      <w:pPr>
        <w:numPr>
          <w:ilvl w:val="0"/>
          <w:numId w:val="1"/>
        </w:numPr>
        <w:jc w:val="both"/>
        <w:rPr>
          <w:lang w:val="es-ES"/>
        </w:rPr>
      </w:pPr>
      <w:r w:rsidRPr="00FA52D4">
        <w:rPr>
          <w:rFonts w:eastAsia="Times New Roman" w:cs="Times New Roman"/>
          <w:sz w:val="22"/>
          <w:szCs w:val="22"/>
          <w:lang w:val="es-ES"/>
        </w:rPr>
        <w:t>Dr. Juan L. Cantalapiedra (</w:t>
      </w:r>
      <w:hyperlink r:id="rId12">
        <w:r w:rsidRPr="00FA52D4">
          <w:rPr>
            <w:rStyle w:val="Lienhypertexte"/>
            <w:rFonts w:eastAsia="Times New Roman" w:cs="Times New Roman"/>
            <w:sz w:val="22"/>
            <w:szCs w:val="22"/>
            <w:lang w:val="es-ES"/>
          </w:rPr>
          <w:t>jcantalapiedra@mncn.csic.es</w:t>
        </w:r>
      </w:hyperlink>
      <w:r w:rsidRPr="00FA52D4">
        <w:rPr>
          <w:rFonts w:eastAsia="Times New Roman" w:cs="Times New Roman"/>
          <w:sz w:val="22"/>
          <w:szCs w:val="22"/>
          <w:lang w:val="es-ES"/>
        </w:rPr>
        <w:t>)</w:t>
      </w:r>
    </w:p>
    <w:p w14:paraId="58A406FC" w14:textId="77777777" w:rsidR="00002499" w:rsidRPr="00FA52D4" w:rsidRDefault="00252C08">
      <w:pPr>
        <w:numPr>
          <w:ilvl w:val="0"/>
          <w:numId w:val="1"/>
        </w:numPr>
        <w:jc w:val="both"/>
        <w:rPr>
          <w:lang w:val="es-ES"/>
        </w:rPr>
      </w:pPr>
      <w:r w:rsidRPr="00FA52D4">
        <w:rPr>
          <w:rFonts w:eastAsia="Times New Roman" w:cs="Times New Roman"/>
          <w:sz w:val="22"/>
          <w:szCs w:val="22"/>
          <w:lang w:val="es-ES"/>
        </w:rPr>
        <w:t>Dr. Renan Maestri (</w:t>
      </w:r>
      <w:hyperlink r:id="rId13">
        <w:r w:rsidRPr="00FA52D4">
          <w:rPr>
            <w:rStyle w:val="Lienhypertexte"/>
            <w:rFonts w:eastAsia="Times New Roman" w:cs="Times New Roman"/>
            <w:sz w:val="22"/>
            <w:szCs w:val="22"/>
            <w:lang w:val="es-ES"/>
          </w:rPr>
          <w:t>renanmaestri@gmail.com</w:t>
        </w:r>
      </w:hyperlink>
      <w:r w:rsidRPr="00FA52D4">
        <w:rPr>
          <w:rFonts w:eastAsia="Times New Roman" w:cs="Times New Roman"/>
          <w:sz w:val="22"/>
          <w:szCs w:val="22"/>
          <w:lang w:val="es-ES"/>
        </w:rPr>
        <w:t>)</w:t>
      </w:r>
    </w:p>
    <w:p w14:paraId="27ACE803" w14:textId="292330A3" w:rsidR="00002499" w:rsidRPr="00D50F76" w:rsidRDefault="00252C08">
      <w:pPr>
        <w:numPr>
          <w:ilvl w:val="0"/>
          <w:numId w:val="1"/>
        </w:numPr>
        <w:jc w:val="both"/>
        <w:rPr>
          <w:ins w:id="35" w:author="Laurent Marivaux" w:date="2026-08-05T10:31:00Z"/>
          <w:rPrChange w:id="36" w:author="Laurent Marivaux" w:date="2026-08-05T10:31:00Z">
            <w:rPr>
              <w:ins w:id="37" w:author="Laurent Marivaux" w:date="2026-08-05T10:31:00Z"/>
              <w:rFonts w:eastAsia="Times New Roman" w:cs="Times New Roman"/>
              <w:sz w:val="22"/>
              <w:szCs w:val="22"/>
            </w:rPr>
          </w:rPrChange>
        </w:rPr>
      </w:pPr>
      <w:r>
        <w:rPr>
          <w:rFonts w:eastAsia="Times New Roman" w:cs="Times New Roman"/>
          <w:sz w:val="22"/>
          <w:szCs w:val="22"/>
        </w:rPr>
        <w:t>Pr</w:t>
      </w:r>
      <w:ins w:id="38" w:author="Fabien Condamine" w:date="2026-08-05T09:04:00Z" w16du:dateUtc="2026-08-05T14:04:00Z">
        <w:r w:rsidR="00F5543A">
          <w:rPr>
            <w:rFonts w:eastAsia="Times New Roman" w:cs="Times New Roman"/>
            <w:sz w:val="22"/>
            <w:szCs w:val="22"/>
          </w:rPr>
          <w:t>of</w:t>
        </w:r>
      </w:ins>
      <w:r>
        <w:rPr>
          <w:rFonts w:eastAsia="Times New Roman" w:cs="Times New Roman"/>
          <w:sz w:val="22"/>
          <w:szCs w:val="22"/>
        </w:rPr>
        <w:t>. Lee Hsiang Liow (</w:t>
      </w:r>
      <w:hyperlink r:id="rId14">
        <w:r>
          <w:rPr>
            <w:rStyle w:val="Lienhypertexte"/>
            <w:rFonts w:eastAsia="Times New Roman" w:cs="Times New Roman"/>
            <w:sz w:val="22"/>
            <w:szCs w:val="22"/>
          </w:rPr>
          <w:t>l.h.liow@nhm.uio.no</w:t>
        </w:r>
      </w:hyperlink>
      <w:r>
        <w:rPr>
          <w:rFonts w:eastAsia="Times New Roman" w:cs="Times New Roman"/>
          <w:sz w:val="22"/>
          <w:szCs w:val="22"/>
        </w:rPr>
        <w:t>)</w:t>
      </w:r>
    </w:p>
    <w:p w14:paraId="2F4D753C" w14:textId="49B17A7D" w:rsidR="00D50F76" w:rsidRDefault="00252C08">
      <w:pPr>
        <w:numPr>
          <w:ilvl w:val="0"/>
          <w:numId w:val="1"/>
        </w:numPr>
        <w:jc w:val="both"/>
      </w:pPr>
      <w:commentRangeStart w:id="39"/>
      <w:ins w:id="40" w:author="Laurent Marivaux" w:date="2026-08-05T10:31:00Z">
        <w:r>
          <w:t>Prof. Darin Croft</w:t>
        </w:r>
      </w:ins>
      <w:ins w:id="41" w:author="Fabien Condamine" w:date="2026-08-05T09:04:00Z" w16du:dateUtc="2026-08-05T14:04:00Z">
        <w:r w:rsidR="00F5543A">
          <w:t xml:space="preserve"> (xxx)</w:t>
        </w:r>
      </w:ins>
      <w:commentRangeEnd w:id="39"/>
      <w:r w:rsidR="00F5543A">
        <w:rPr>
          <w:rStyle w:val="Marquedecommentaire"/>
          <w:sz w:val="24"/>
          <w:szCs w:val="24"/>
        </w:rPr>
        <w:commentReference w:id="39"/>
      </w:r>
    </w:p>
    <w:p w14:paraId="456CB1DF" w14:textId="77777777" w:rsidR="00F5543A" w:rsidRDefault="00F5543A">
      <w:pPr>
        <w:ind w:left="720"/>
        <w:jc w:val="right"/>
        <w:rPr>
          <w:ins w:id="42" w:author="Fabien Condamine" w:date="2026-08-05T09:04:00Z" w16du:dateUtc="2026-08-05T14:04:00Z"/>
          <w:rFonts w:eastAsia="Times New Roman" w:cs="Times New Roman"/>
          <w:sz w:val="22"/>
          <w:szCs w:val="22"/>
        </w:rPr>
      </w:pPr>
    </w:p>
    <w:p w14:paraId="499756D6" w14:textId="63B22CC7" w:rsidR="00002499" w:rsidRDefault="00252C08">
      <w:pPr>
        <w:ind w:left="720"/>
        <w:jc w:val="right"/>
        <w:rPr>
          <w:rFonts w:eastAsia="Times New Roman" w:cs="Times New Roman"/>
          <w:sz w:val="22"/>
          <w:szCs w:val="22"/>
        </w:rPr>
      </w:pPr>
      <w:r>
        <w:rPr>
          <w:rFonts w:eastAsia="Times New Roman" w:cs="Times New Roman"/>
          <w:sz w:val="22"/>
          <w:szCs w:val="22"/>
        </w:rPr>
        <w:t>Lucas Buffan, on behalf of my co-authors</w:t>
      </w:r>
    </w:p>
    <w:p w14:paraId="4DEB39FD" w14:textId="77777777" w:rsidR="00002499" w:rsidRDefault="00252C08">
      <w:pPr>
        <w:ind w:left="-454" w:right="-510"/>
        <w:jc w:val="right"/>
        <w:rPr>
          <w:sz w:val="22"/>
          <w:szCs w:val="22"/>
        </w:rPr>
      </w:pPr>
      <w:r>
        <w:rPr>
          <w:noProof/>
          <w:sz w:val="22"/>
          <w:szCs w:val="22"/>
        </w:rPr>
        <w:drawing>
          <wp:anchor distT="0" distB="0" distL="0" distR="0" simplePos="0" relativeHeight="4" behindDoc="0" locked="0" layoutInCell="0" allowOverlap="1" wp14:anchorId="3A5C1C75" wp14:editId="7ABC89B2">
            <wp:simplePos x="0" y="0"/>
            <wp:positionH relativeFrom="column">
              <wp:posOffset>4464050</wp:posOffset>
            </wp:positionH>
            <wp:positionV relativeFrom="paragraph">
              <wp:posOffset>151765</wp:posOffset>
            </wp:positionV>
            <wp:extent cx="1882775" cy="878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5"/>
                    <a:stretch>
                      <a:fillRect/>
                    </a:stretch>
                  </pic:blipFill>
                  <pic:spPr bwMode="auto">
                    <a:xfrm>
                      <a:off x="0" y="0"/>
                      <a:ext cx="1882775" cy="878840"/>
                    </a:xfrm>
                    <a:prstGeom prst="rect">
                      <a:avLst/>
                    </a:prstGeom>
                  </pic:spPr>
                </pic:pic>
              </a:graphicData>
            </a:graphic>
          </wp:anchor>
        </w:drawing>
      </w:r>
    </w:p>
    <w:sectPr w:rsidR="00002499" w:rsidSect="00FA52D4">
      <w:pgSz w:w="11906" w:h="16838"/>
      <w:pgMar w:top="1134" w:right="1274" w:bottom="1134" w:left="1418" w:header="0" w:footer="0" w:gutter="0"/>
      <w:cols w:space="720"/>
      <w:formProt w:val="0"/>
      <w:docGrid w:linePitch="600"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Laurent Marivaux" w:date="2026-08-05T10:12:00Z" w:initials="LM">
    <w:p w14:paraId="3FD539DE" w14:textId="77777777" w:rsidR="00FA52D4" w:rsidRDefault="00FA52D4">
      <w:pPr>
        <w:pStyle w:val="Commentaire"/>
      </w:pPr>
      <w:r>
        <w:rPr>
          <w:rStyle w:val="Marquedecommentaire"/>
        </w:rPr>
        <w:annotationRef/>
      </w:r>
      <w:r>
        <w:t>Neotropics</w:t>
      </w:r>
    </w:p>
    <w:p w14:paraId="7219C6E6" w14:textId="77777777" w:rsidR="00FA52D4" w:rsidRPr="00FA52D4" w:rsidRDefault="00FA52D4">
      <w:pPr>
        <w:pStyle w:val="Commentaire"/>
        <w:rPr>
          <w:lang w:val="fr-FR"/>
        </w:rPr>
      </w:pPr>
      <w:r w:rsidRPr="00FA52D4">
        <w:rPr>
          <w:lang w:val="fr-FR"/>
        </w:rPr>
        <w:t>(puisque ils ont été présents d</w:t>
      </w:r>
      <w:r>
        <w:rPr>
          <w:lang w:val="fr-FR"/>
        </w:rPr>
        <w:t>ans les Antilles sensu mézigue !!)</w:t>
      </w:r>
    </w:p>
  </w:comment>
  <w:comment w:id="11" w:author="Fabien Condamine" w:date="2026-08-05T20:16:00Z" w:initials="FC">
    <w:p w14:paraId="73B521AD" w14:textId="6653A6F9" w:rsidR="006A0796" w:rsidRDefault="006A0796">
      <w:pPr>
        <w:pStyle w:val="Commentaire"/>
      </w:pPr>
      <w:r>
        <w:rPr>
          <w:rStyle w:val="Marquedecommentaire"/>
        </w:rPr>
        <w:annotationRef/>
      </w:r>
      <w:r>
        <w:t>Oui, 100% d’acc</w:t>
      </w:r>
    </w:p>
  </w:comment>
  <w:comment w:id="13" w:author="Laurent Marivaux" w:date="2026-08-05T10:13:00Z" w:initials="LM">
    <w:p w14:paraId="61F049CF" w14:textId="77777777" w:rsidR="00FA52D4" w:rsidRPr="00FA52D4" w:rsidRDefault="00FA52D4">
      <w:pPr>
        <w:pStyle w:val="Commentaire"/>
        <w:rPr>
          <w:lang w:val="fr-FR"/>
        </w:rPr>
      </w:pPr>
      <w:r>
        <w:rPr>
          <w:rStyle w:val="Marquedecommentaire"/>
        </w:rPr>
        <w:annotationRef/>
      </w:r>
      <w:r w:rsidRPr="00FA52D4">
        <w:rPr>
          <w:lang w:val="fr-FR"/>
        </w:rPr>
        <w:t>J’aurais adoré qu’il y ait a</w:t>
      </w:r>
      <w:r>
        <w:rPr>
          <w:lang w:val="fr-FR"/>
        </w:rPr>
        <w:t>ussi du « triggers behind the spectacular emergence ». Mais rien n’apporte de l’eau au moulin pour ouvrir cette voie, pourtant toute aussi passionnante qu’une extinction.</w:t>
      </w:r>
    </w:p>
  </w:comment>
  <w:comment w:id="14" w:author="Fabien Condamine" w:date="2026-08-05T20:17:00Z" w:initials="FC">
    <w:p w14:paraId="6E7FD81C" w14:textId="1A19A7ED" w:rsidR="006A0796" w:rsidRDefault="006A0796">
      <w:pPr>
        <w:pStyle w:val="Commentaire"/>
      </w:pPr>
      <w:r>
        <w:rPr>
          <w:rStyle w:val="Marquedecommentaire"/>
        </w:rPr>
        <w:annotationRef/>
      </w:r>
      <w:r>
        <w:t>Je comprends as Lolo là…</w:t>
      </w:r>
    </w:p>
  </w:comment>
  <w:comment w:id="17" w:author="Fabien Condamine" w:date="2026-08-05T20:18:00Z" w:initials="FC">
    <w:p w14:paraId="31550947" w14:textId="237E93E9" w:rsidR="006A0796" w:rsidRDefault="006A0796">
      <w:pPr>
        <w:pStyle w:val="Commentaire"/>
      </w:pPr>
      <w:r>
        <w:rPr>
          <w:rStyle w:val="Marquedecommentaire"/>
        </w:rPr>
        <w:annotationRef/>
      </w:r>
      <w:r>
        <w:t>Ca mériterait d’être mis plus en avant je pense</w:t>
      </w:r>
    </w:p>
  </w:comment>
  <w:comment w:id="24" w:author="Laurent Marivaux" w:date="2026-08-05T10:18:00Z" w:initials="LM">
    <w:p w14:paraId="5A4C6589" w14:textId="77777777" w:rsidR="00FA52D4" w:rsidRDefault="00FA52D4">
      <w:pPr>
        <w:pStyle w:val="Commentaire"/>
        <w:rPr>
          <w:rStyle w:val="Aucun"/>
          <w:sz w:val="22"/>
          <w:szCs w:val="22"/>
          <w:lang w:val="en-GB"/>
        </w:rPr>
      </w:pPr>
      <w:r>
        <w:rPr>
          <w:rStyle w:val="Marquedecommentaire"/>
        </w:rPr>
        <w:annotationRef/>
      </w:r>
      <w:r>
        <w:t>Au sens “</w:t>
      </w:r>
      <w:r>
        <w:rPr>
          <w:rStyle w:val="Aucun"/>
          <w:sz w:val="22"/>
          <w:szCs w:val="22"/>
          <w:lang w:val="en-GB"/>
        </w:rPr>
        <w:t>epicontinental”</w:t>
      </w:r>
    </w:p>
    <w:p w14:paraId="3FE022B8" w14:textId="77777777" w:rsidR="00FA52D4" w:rsidRDefault="00FA52D4">
      <w:pPr>
        <w:pStyle w:val="Commentaire"/>
        <w:rPr>
          <w:lang w:val="fr-FR"/>
        </w:rPr>
      </w:pPr>
      <w:r w:rsidRPr="00FA52D4">
        <w:rPr>
          <w:lang w:val="fr-FR"/>
        </w:rPr>
        <w:t>Peut-être met</w:t>
      </w:r>
      <w:r w:rsidR="00D50F76">
        <w:rPr>
          <w:lang w:val="fr-FR"/>
        </w:rPr>
        <w:t>t</w:t>
      </w:r>
      <w:r w:rsidRPr="00FA52D4">
        <w:rPr>
          <w:lang w:val="fr-FR"/>
        </w:rPr>
        <w:t>re l’idée de m</w:t>
      </w:r>
      <w:r>
        <w:rPr>
          <w:lang w:val="fr-FR"/>
        </w:rPr>
        <w:t>ega-wetland system</w:t>
      </w:r>
      <w:r w:rsidR="00D50F76">
        <w:rPr>
          <w:lang w:val="fr-FR"/>
        </w:rPr>
        <w:t>s</w:t>
      </w:r>
      <w:r>
        <w:rPr>
          <w:lang w:val="fr-FR"/>
        </w:rPr>
        <w:t>, puisque les sea levels ne peuvent être que ceux de l’Atlantique (+ mer des Caraïbes) et du Pacifique, lesquelles masses d’eau ne jouent pas directement, mais influence</w:t>
      </w:r>
      <w:r w:rsidR="00D50F76">
        <w:rPr>
          <w:lang w:val="fr-FR"/>
        </w:rPr>
        <w:t>nt</w:t>
      </w:r>
      <w:r>
        <w:rPr>
          <w:lang w:val="fr-FR"/>
        </w:rPr>
        <w:t xml:space="preserve"> lourdement les </w:t>
      </w:r>
      <w:r w:rsidR="00D50F76">
        <w:rPr>
          <w:lang w:val="fr-FR"/>
        </w:rPr>
        <w:t>« incurssions marine » intra-continentale, forment des mers épicontinentales (= mega-wetland systems).</w:t>
      </w:r>
    </w:p>
    <w:p w14:paraId="14A0C08B" w14:textId="77777777" w:rsidR="00D50F76" w:rsidRDefault="00D50F76">
      <w:pPr>
        <w:pStyle w:val="Commentaire"/>
        <w:rPr>
          <w:lang w:val="fr-FR"/>
        </w:rPr>
      </w:pPr>
    </w:p>
    <w:p w14:paraId="760743D9" w14:textId="77777777" w:rsidR="00D50F76" w:rsidRPr="00FA52D4" w:rsidRDefault="00D50F76">
      <w:pPr>
        <w:pStyle w:val="Commentaire"/>
        <w:rPr>
          <w:lang w:val="fr-FR"/>
        </w:rPr>
      </w:pPr>
      <w:r>
        <w:rPr>
          <w:lang w:val="fr-FR"/>
        </w:rPr>
        <w:t>Ok tu parle de wetlands à la fin de ta phrase. Je rajouterais « mega »</w:t>
      </w:r>
    </w:p>
  </w:comment>
  <w:comment w:id="25" w:author="Fabien Condamine" w:date="2026-08-05T20:20:00Z" w:initials="FC">
    <w:p w14:paraId="4959EDC3" w14:textId="204D733C" w:rsidR="006A0796" w:rsidRDefault="006A0796">
      <w:pPr>
        <w:pStyle w:val="Commentaire"/>
      </w:pPr>
      <w:r>
        <w:rPr>
          <w:rStyle w:val="Marquedecommentaire"/>
        </w:rPr>
        <w:annotationRef/>
      </w:r>
      <w:r>
        <w:t>Des deux hihi ;-)</w:t>
      </w:r>
    </w:p>
  </w:comment>
  <w:comment w:id="32" w:author="Laurent Marivaux" w:date="2026-08-05T10:24:00Z" w:initials="LM">
    <w:p w14:paraId="0FC2D43F" w14:textId="77777777" w:rsidR="00D50F76" w:rsidRDefault="00D50F76">
      <w:pPr>
        <w:pStyle w:val="Commentaire"/>
        <w:rPr>
          <w:lang w:val="fr-FR"/>
        </w:rPr>
      </w:pPr>
      <w:r>
        <w:rPr>
          <w:rStyle w:val="Marquedecommentaire"/>
        </w:rPr>
        <w:annotationRef/>
      </w:r>
      <w:r w:rsidRPr="00D50F76">
        <w:rPr>
          <w:lang w:val="fr-FR"/>
        </w:rPr>
        <w:t xml:space="preserve">Tu es fou !!! </w:t>
      </w:r>
      <w:r>
        <w:rPr>
          <w:lang w:val="fr-FR"/>
        </w:rPr>
        <w:t>Il a bien du détecté que j’avais été à deux reprises le reviewer de son MS soumis aux PNAS…</w:t>
      </w:r>
    </w:p>
    <w:p w14:paraId="40552477" w14:textId="77777777" w:rsidR="00D50F76" w:rsidRDefault="00D50F76">
      <w:pPr>
        <w:pStyle w:val="Commentaire"/>
        <w:rPr>
          <w:lang w:val="fr-FR"/>
        </w:rPr>
      </w:pPr>
    </w:p>
    <w:p w14:paraId="1D64D02F" w14:textId="77777777" w:rsidR="00D50F76" w:rsidRDefault="00D50F76">
      <w:pPr>
        <w:pStyle w:val="Commentaire"/>
        <w:rPr>
          <w:lang w:val="fr-FR"/>
        </w:rPr>
      </w:pPr>
      <w:r w:rsidRPr="00D50F76">
        <w:rPr>
          <w:lang w:val="fr-FR"/>
        </w:rPr>
        <w:t xml:space="preserve">Et puis </w:t>
      </w:r>
      <w:r>
        <w:rPr>
          <w:lang w:val="fr-FR"/>
        </w:rPr>
        <w:t>cette adresse courriel est celle quand il était en post-doc à Paris, au MNHN, il y a bien 8 ans… Il n’est plus du tout là-bas. Il est chez Silvestro non ?</w:t>
      </w:r>
    </w:p>
    <w:p w14:paraId="3F936494" w14:textId="77777777" w:rsidR="00D50F76" w:rsidRDefault="00D50F76">
      <w:pPr>
        <w:pStyle w:val="Commentaire"/>
        <w:rPr>
          <w:lang w:val="fr-FR"/>
        </w:rPr>
      </w:pPr>
    </w:p>
    <w:p w14:paraId="148662E0" w14:textId="77777777" w:rsidR="00D50F76" w:rsidRPr="00D50F76" w:rsidRDefault="00D50F76">
      <w:pPr>
        <w:pStyle w:val="Commentaire"/>
        <w:rPr>
          <w:lang w:val="fr-FR"/>
        </w:rPr>
      </w:pPr>
      <w:r>
        <w:rPr>
          <w:lang w:val="fr-FR"/>
        </w:rPr>
        <w:t xml:space="preserve">Franchement, je ne proposerais pas Carrillo. </w:t>
      </w:r>
    </w:p>
  </w:comment>
  <w:comment w:id="34" w:author="Laurent Marivaux" w:date="2026-08-05T10:29:00Z" w:initials="LM">
    <w:p w14:paraId="028BEE71" w14:textId="77777777" w:rsidR="00D50F76" w:rsidRPr="00D50F76" w:rsidRDefault="00D50F76">
      <w:pPr>
        <w:pStyle w:val="Commentaire"/>
        <w:rPr>
          <w:lang w:val="fr-FR"/>
        </w:rPr>
      </w:pPr>
      <w:r>
        <w:rPr>
          <w:rStyle w:val="Marquedecommentaire"/>
        </w:rPr>
        <w:annotationRef/>
      </w:r>
      <w:r w:rsidRPr="00D50F76">
        <w:rPr>
          <w:lang w:val="fr-FR"/>
        </w:rPr>
        <w:t>Luciano risqu</w:t>
      </w:r>
      <w:r>
        <w:rPr>
          <w:lang w:val="fr-FR"/>
        </w:rPr>
        <w:t>e</w:t>
      </w:r>
      <w:r w:rsidRPr="00D50F76">
        <w:rPr>
          <w:lang w:val="fr-FR"/>
        </w:rPr>
        <w:t xml:space="preserve"> de trouver que t</w:t>
      </w:r>
      <w:r>
        <w:rPr>
          <w:lang w:val="fr-FR"/>
        </w:rPr>
        <w:t>on papier (avec Myriam, Alicia et moi) est fort intéressant, mais qu’il piétine ses plates-bandes…</w:t>
      </w:r>
    </w:p>
  </w:comment>
  <w:comment w:id="39" w:author="Fabien Condamine" w:date="2026-08-05T09:04:00Z" w:initials="FC">
    <w:p w14:paraId="3ADCEDBE" w14:textId="450B85C7" w:rsidR="00F5543A" w:rsidRDefault="00F5543A">
      <w:pPr>
        <w:pStyle w:val="Commentaire"/>
      </w:pPr>
      <w:r>
        <w:rPr>
          <w:rStyle w:val="Marquedecommentaire"/>
        </w:rPr>
        <w:annotationRef/>
      </w:r>
      <w:r>
        <w:t>Oui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9C6E6" w15:done="0"/>
  <w15:commentEx w15:paraId="73B521AD" w15:paraIdParent="7219C6E6" w15:done="0"/>
  <w15:commentEx w15:paraId="61F049CF" w15:done="0"/>
  <w15:commentEx w15:paraId="6E7FD81C" w15:paraIdParent="61F049CF" w15:done="0"/>
  <w15:commentEx w15:paraId="31550947" w15:done="0"/>
  <w15:commentEx w15:paraId="760743D9" w15:done="0"/>
  <w15:commentEx w15:paraId="4959EDC3" w15:paraIdParent="760743D9" w15:done="0"/>
  <w15:commentEx w15:paraId="148662E0" w15:done="0"/>
  <w15:commentEx w15:paraId="028BEE71" w15:done="0"/>
  <w15:commentEx w15:paraId="3ADCE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B7F52" w16cex:dateUtc="2026-08-06T01:16:00Z"/>
  <w16cex:commentExtensible w16cex:durableId="6F1CB206" w16cex:dateUtc="2026-08-06T01:17:00Z"/>
  <w16cex:commentExtensible w16cex:durableId="5DE75695" w16cex:dateUtc="2026-08-06T01:18:00Z"/>
  <w16cex:commentExtensible w16cex:durableId="4B1F723C" w16cex:dateUtc="2026-08-06T01:20:00Z"/>
  <w16cex:commentExtensible w16cex:durableId="4320EAF3" w16cex:dateUtc="2026-08-05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9C6E6" w16cid:durableId="2E1D8B01"/>
  <w16cid:commentId w16cid:paraId="73B521AD" w16cid:durableId="043B7F52"/>
  <w16cid:commentId w16cid:paraId="61F049CF" w16cid:durableId="2E1D8B63"/>
  <w16cid:commentId w16cid:paraId="6E7FD81C" w16cid:durableId="6F1CB206"/>
  <w16cid:commentId w16cid:paraId="31550947" w16cid:durableId="5DE75695"/>
  <w16cid:commentId w16cid:paraId="760743D9" w16cid:durableId="2E1D8C8A"/>
  <w16cid:commentId w16cid:paraId="4959EDC3" w16cid:durableId="4B1F723C"/>
  <w16cid:commentId w16cid:paraId="148662E0" w16cid:durableId="2E1D8DED"/>
  <w16cid:commentId w16cid:paraId="028BEE71" w16cid:durableId="2E1D8EFB"/>
  <w16cid:commentId w16cid:paraId="3ADCEDBE" w16cid:durableId="4320EA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0"/>
    <w:family w:val="auto"/>
    <w:pitch w:val="variable"/>
    <w:sig w:usb0="800000AF" w:usb1="1001ECEA" w:usb2="00000000" w:usb3="00000000" w:csb0="00000001" w:csb1="00000000"/>
  </w:font>
  <w:font w:name="Liberation Serif">
    <w:altName w:val="Times New Roman"/>
    <w:panose1 w:val="020B0604020202020204"/>
    <w:charset w:val="01"/>
    <w:family w:val="roman"/>
    <w:pitch w:val="variable"/>
    <w:sig w:usb0="E0000AFF" w:usb1="500078FF" w:usb2="00000021" w:usb3="00000000" w:csb0="000001BF" w:csb1="00000000"/>
  </w:font>
  <w:font w:name="Noto Serif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Noto Sans CJK SC">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55E81"/>
    <w:multiLevelType w:val="multilevel"/>
    <w:tmpl w:val="A9C0A2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4074EFD"/>
    <w:multiLevelType w:val="multilevel"/>
    <w:tmpl w:val="EA9867B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505287228">
    <w:abstractNumId w:val="0"/>
  </w:num>
  <w:num w:numId="2" w16cid:durableId="14798099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ent Marivaux">
    <w15:presenceInfo w15:providerId="AD" w15:userId="S-1-5-21-4145820125-1267106944-2403979137-1171"/>
  </w15:person>
  <w15:person w15:author="Fabien Condamine">
    <w15:presenceInfo w15:providerId="None" w15:userId="Fabien Condam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trackRevisions/>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499"/>
    <w:rsid w:val="00002499"/>
    <w:rsid w:val="00252C08"/>
    <w:rsid w:val="006A0796"/>
    <w:rsid w:val="00D50F76"/>
    <w:rsid w:val="00D60B58"/>
    <w:rsid w:val="00F5543A"/>
    <w:rsid w:val="00FA52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2709"/>
  <w15:docId w15:val="{FDD7F67B-91CF-4D62-95EC-05FDE280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ucun">
    <w:name w:val="Aucun"/>
    <w:qFormat/>
    <w:rPr>
      <w:lang w:val="fr-FR"/>
    </w:rPr>
  </w:style>
  <w:style w:type="character" w:customStyle="1" w:styleId="Bullets">
    <w:name w:val="Bullets"/>
    <w:qFormat/>
    <w:rPr>
      <w:rFonts w:ascii="OpenSymbol" w:eastAsia="OpenSymbol" w:hAnsi="OpenSymbol" w:cs="OpenSymbol"/>
    </w:rPr>
  </w:style>
  <w:style w:type="character" w:styleId="Lienhypertexte">
    <w:name w:val="Hyperlink"/>
    <w:rPr>
      <w:color w:val="00008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extedebulles">
    <w:name w:val="Balloon Text"/>
    <w:basedOn w:val="Normal"/>
    <w:link w:val="TextedebullesCar"/>
    <w:uiPriority w:val="99"/>
    <w:semiHidden/>
    <w:unhideWhenUsed/>
    <w:rsid w:val="00FA52D4"/>
    <w:rPr>
      <w:rFonts w:ascii="Segoe UI" w:hAnsi="Segoe UI" w:cs="Mangal"/>
      <w:sz w:val="18"/>
      <w:szCs w:val="16"/>
    </w:rPr>
  </w:style>
  <w:style w:type="character" w:customStyle="1" w:styleId="TextedebullesCar">
    <w:name w:val="Texte de bulles Car"/>
    <w:basedOn w:val="Policepardfaut"/>
    <w:link w:val="Textedebulles"/>
    <w:uiPriority w:val="99"/>
    <w:semiHidden/>
    <w:rsid w:val="00FA52D4"/>
    <w:rPr>
      <w:rFonts w:ascii="Segoe UI" w:hAnsi="Segoe UI" w:cs="Mangal"/>
      <w:sz w:val="18"/>
      <w:szCs w:val="16"/>
    </w:rPr>
  </w:style>
  <w:style w:type="character" w:styleId="Marquedecommentaire">
    <w:name w:val="annotation reference"/>
    <w:basedOn w:val="Policepardfaut"/>
    <w:uiPriority w:val="99"/>
    <w:semiHidden/>
    <w:unhideWhenUsed/>
    <w:rsid w:val="00FA52D4"/>
    <w:rPr>
      <w:sz w:val="16"/>
      <w:szCs w:val="16"/>
    </w:rPr>
  </w:style>
  <w:style w:type="paragraph" w:styleId="Commentaire">
    <w:name w:val="annotation text"/>
    <w:basedOn w:val="Normal"/>
    <w:link w:val="CommentaireCar"/>
    <w:uiPriority w:val="99"/>
    <w:semiHidden/>
    <w:unhideWhenUsed/>
    <w:rsid w:val="00FA52D4"/>
    <w:rPr>
      <w:rFonts w:cs="Mangal"/>
      <w:sz w:val="20"/>
      <w:szCs w:val="18"/>
    </w:rPr>
  </w:style>
  <w:style w:type="character" w:customStyle="1" w:styleId="CommentaireCar">
    <w:name w:val="Commentaire Car"/>
    <w:basedOn w:val="Policepardfaut"/>
    <w:link w:val="Commentaire"/>
    <w:uiPriority w:val="99"/>
    <w:semiHidden/>
    <w:rsid w:val="00FA52D4"/>
    <w:rPr>
      <w:rFonts w:cs="Mangal"/>
      <w:sz w:val="20"/>
      <w:szCs w:val="18"/>
    </w:rPr>
  </w:style>
  <w:style w:type="paragraph" w:styleId="Objetducommentaire">
    <w:name w:val="annotation subject"/>
    <w:basedOn w:val="Commentaire"/>
    <w:next w:val="Commentaire"/>
    <w:link w:val="ObjetducommentaireCar"/>
    <w:uiPriority w:val="99"/>
    <w:semiHidden/>
    <w:unhideWhenUsed/>
    <w:rsid w:val="00FA52D4"/>
    <w:rPr>
      <w:b/>
      <w:bCs/>
    </w:rPr>
  </w:style>
  <w:style w:type="character" w:customStyle="1" w:styleId="ObjetducommentaireCar">
    <w:name w:val="Objet du commentaire Car"/>
    <w:basedOn w:val="CommentaireCar"/>
    <w:link w:val="Objetducommentaire"/>
    <w:uiPriority w:val="99"/>
    <w:semiHidden/>
    <w:rsid w:val="00FA52D4"/>
    <w:rPr>
      <w:rFonts w:cs="Mangal"/>
      <w:b/>
      <w:bCs/>
      <w:sz w:val="20"/>
      <w:szCs w:val="18"/>
    </w:rPr>
  </w:style>
  <w:style w:type="paragraph" w:styleId="Rvision">
    <w:name w:val="Revision"/>
    <w:hidden/>
    <w:uiPriority w:val="99"/>
    <w:semiHidden/>
    <w:rsid w:val="00F5543A"/>
    <w:pPr>
      <w:suppressAutoHyphens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renanmaestri@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jcantalapiedra@mncn.csic.es"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lucianorasia@fcnym.unlp.edu.ar" TargetMode="External"/><Relationship Id="rId5" Type="http://schemas.openxmlformats.org/officeDocument/2006/relationships/image" Target="media/image1.png"/><Relationship Id="rId15" Type="http://schemas.openxmlformats.org/officeDocument/2006/relationships/image" Target="media/image3.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l.h.liow@nhm.uio.no"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624</TotalTime>
  <Pages>2</Pages>
  <Words>711</Words>
  <Characters>3916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 Condamine</cp:lastModifiedBy>
  <cp:revision>4</cp:revision>
  <dcterms:created xsi:type="dcterms:W3CDTF">2026-08-05T08:07:00Z</dcterms:created>
  <dcterms:modified xsi:type="dcterms:W3CDTF">2026-08-06T01:24:00Z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2026-07-30T11:20:56Z</dcterms:created>
  <dc:creator>Lucas Buffan</dc:creator>
  <dc:description/>
  <dc:language>en-GB</dc:language>
  <cp:lastModifiedBy>Lucas Buffan</cp:lastModifiedBy>
  <dcterms:modified xsi:type="dcterms:W3CDTF">2026-08-05T09:52:46Z</dcterms:modified>
  <cp:revision>135</cp:revision>
  <dc:subject/>
  <dc:title/>
</cp:coreProperties>
</file>