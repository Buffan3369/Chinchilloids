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sdt>
        <w:sdtPr>
          <w:id w:val="428967457"/>
          <w:tag w:val="goog_rdk_0"/>
        </w:sdtPr>
        <w:sdtContent>
          <w:commentRangeStart w:id="0"/>
        </w:sdtContent>
      </w:sdt>
      <w:r w:rsidDel="00000000" w:rsidR="00000000" w:rsidRPr="00000000">
        <w:rPr>
          <w:rtl w:val="0"/>
        </w:rPr>
        <w:t xml:space="preserve">Téma la taille du rat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0" w:line="360" w:lineRule="auto"/>
        <w:jc w:val="center"/>
        <w:rPr/>
      </w:pPr>
      <w:r w:rsidDel="00000000" w:rsidR="00000000" w:rsidRPr="00000000">
        <w:rPr>
          <w:rtl w:val="0"/>
        </w:rPr>
        <w:t xml:space="preserve">Lucas Buffan¹*, Myriam Boivin²*, Alicia Álvarez²,  Fabien L. Condamine¹, Laurent Marivaux¹</w:t>
      </w:r>
    </w:p>
    <w:p w:rsidR="00000000" w:rsidDel="00000000" w:rsidP="00000000" w:rsidRDefault="00000000" w:rsidRPr="00000000" w14:paraId="00000003">
      <w:pPr>
        <w:spacing w:after="180" w:before="180" w:line="360" w:lineRule="auto"/>
        <w:jc w:val="both"/>
        <w:rPr/>
      </w:pPr>
      <w:r w:rsidDel="00000000" w:rsidR="00000000" w:rsidRPr="00000000">
        <w:rPr>
          <w:rtl w:val="0"/>
        </w:rPr>
        <w:t xml:space="preserve">¹ Institut des Sciences de l’Evolution de Montpellier, Université de Montpellier, CNRS, IRD, Place Eugène Bataillon, 34095 Montpellier cedex 5, France.</w:t>
      </w:r>
    </w:p>
    <w:p w:rsidR="00000000" w:rsidDel="00000000" w:rsidP="00000000" w:rsidRDefault="00000000" w:rsidRPr="00000000" w14:paraId="00000004">
      <w:pPr>
        <w:spacing w:after="180" w:before="180" w:line="360" w:lineRule="auto"/>
        <w:jc w:val="both"/>
        <w:rPr/>
      </w:pPr>
      <w:r w:rsidDel="00000000" w:rsidR="00000000" w:rsidRPr="00000000">
        <w:rPr>
          <w:rtl w:val="0"/>
        </w:rPr>
        <w:t xml:space="preserve">² Instituto de Ecorregiones Andinas (INECOA), Universidad Nacional de Jujuy, CONICET, IdGyM, Avenida Bolivia 1661, 4600 San Salvador de Jujuy, Jujuy, Argentina.</w:t>
      </w:r>
    </w:p>
    <w:p w:rsidR="00000000" w:rsidDel="00000000" w:rsidP="00000000" w:rsidRDefault="00000000" w:rsidRPr="00000000" w14:paraId="00000005">
      <w:pPr>
        <w:spacing w:after="180" w:before="180" w:line="360" w:lineRule="auto"/>
        <w:jc w:val="both"/>
        <w:rPr>
          <w:b w:val="1"/>
          <w:bCs w:val="1"/>
        </w:rPr>
      </w:pPr>
      <w:r w:rsidDel="00000000" w:rsidR="00000000" w:rsidRPr="00000000">
        <w:rPr>
          <w:rtl w:val="0"/>
        </w:rPr>
        <w:t xml:space="preserve">* corresponding authors: </w:t>
      </w:r>
      <w:hyperlink r:id="rId9">
        <w:r w:rsidDel="00000000" w:rsidR="00000000" w:rsidRPr="00000000">
          <w:rPr>
            <w:color w:val="1155cc"/>
            <w:u w:val="single"/>
            <w:rtl w:val="0"/>
          </w:rPr>
          <w:t xml:space="preserve">lucas.l.buffan@gmail.com</w:t>
        </w:r>
      </w:hyperlink>
      <w:r w:rsidDel="00000000" w:rsidR="00000000" w:rsidRPr="00000000">
        <w:rPr>
          <w:rtl w:val="0"/>
        </w:rPr>
        <w:t xml:space="preserve">, </w:t>
      </w:r>
      <w:hyperlink r:id="rId10">
        <w:r w:rsidDel="00000000" w:rsidR="00000000" w:rsidRPr="00000000">
          <w:rPr>
            <w:color w:val="1155cc"/>
            <w:u w:val="single"/>
            <w:rtl w:val="0"/>
          </w:rPr>
          <w:t xml:space="preserve">mboivin@idgym.unju.edu.ar</w:t>
        </w:r>
      </w:hyperlink>
      <w:r w:rsidDel="00000000" w:rsidR="00000000" w:rsidRPr="00000000">
        <w:rPr>
          <w:rtl w:val="0"/>
        </w:rPr>
      </w:r>
    </w:p>
    <w:p w:rsidR="00000000" w:rsidDel="00000000" w:rsidP="00000000" w:rsidRDefault="00000000" w:rsidRPr="00000000" w14:paraId="00000006">
      <w:pPr>
        <w:spacing w:after="180" w:before="180" w:line="360" w:lineRule="auto"/>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Bayesian inference; Body mass; Deep Learning; Disparity; Macroevolution; Rodents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Journal(s) aimed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Systematic biology (research article =&gt; we do not have phylogeny) ? Journal of Evolutionary Biology ? Evolution ?</w:t>
      </w:r>
      <w:r w:rsidDel="00000000" w:rsidR="00000000" w:rsidRPr="00000000">
        <w:rPr>
          <w:rtl w:val="0"/>
        </w:rPr>
      </w:r>
    </w:p>
    <w:bookmarkStart w:colFirst="0" w:colLast="0" w:name="bookmark=id.1rqyo8t09p2d" w:id="0"/>
    <w:bookmarkEnd w:id="0"/>
    <w:p w:rsidR="00000000" w:rsidDel="00000000" w:rsidP="00000000" w:rsidRDefault="00000000" w:rsidRPr="00000000" w14:paraId="00000008">
      <w:pPr>
        <w:pStyle w:val="Heading1"/>
        <w:rPr/>
      </w:pPr>
      <w:sdt>
        <w:sdtPr>
          <w:id w:val="1936435637"/>
          <w:tag w:val="goog_rdk_1"/>
        </w:sdtPr>
        <w:sdtContent>
          <w:commentRangeStart w:id="1"/>
        </w:sdtContent>
      </w:sdt>
      <w:r w:rsidDel="00000000" w:rsidR="00000000" w:rsidRPr="00000000">
        <w:rPr>
          <w:rtl w:val="0"/>
        </w:rPr>
        <w:t xml:space="preserve">Introduction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During most of the Cenozoic, the isolation of South America constrained the landmass’ mammalian fauna to evolve in a vacuum, leading to a vast array of endemic radiations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Simpson 1980). Among the most emblematic are the impressively disparate New World hystricognaths (Hystricognathi: Caviomorpha), accounting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10% of the extant rodent diversity </w:t>
      </w:r>
      <w:sdt>
        <w:sdtPr>
          <w:id w:val="-1744383534"/>
          <w:tag w:val="goog_rdk_2"/>
        </w:sdtPr>
        <w:sdtContent>
          <w:commentRangeStart w:id="2"/>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(Burgin et al. 2025</w:t>
      </w:r>
      <w:commentRangeEnd w:id="2"/>
      <w:r w:rsidDel="00000000" w:rsidR="00000000" w:rsidRPr="00000000">
        <w:commentReference w:id="2"/>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astonishing disparity within Caviomorpha is greatly exemplified by their body size range, going far beyond what is usually found in the Rodentia, from </w:t>
      </w:r>
      <w:sdt>
        <w:sdtPr>
          <w:id w:val="403149661"/>
          <w:tag w:val="goog_rdk_3"/>
        </w:sdtPr>
        <w:sdtContent>
          <w:commentRangeStart w:id="3"/>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50–80 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Tympanoctomys kirchnerorum</w:t>
      </w:r>
      <w:r w:rsidDel="00000000" w:rsidR="00000000" w:rsidRPr="00000000">
        <w:rPr>
          <w:rtl w:val="0"/>
        </w:rPr>
        <w:t xml:space="preserve"> Teta, 2014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50 kg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Hydrochoerus hydrochaeris </w:t>
      </w:r>
      <w:r w:rsidDel="00000000" w:rsidR="00000000" w:rsidRPr="00000000">
        <w:rPr>
          <w:rtl w:val="0"/>
        </w:rPr>
        <w:t xml:space="preserve">Linnaeus, 1766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largest living rodent)</w:t>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fact, hystricognaths, and particularly caviomorphs, appear to have an </w:t>
      </w:r>
      <w:sdt>
        <w:sdtPr>
          <w:id w:val="-1305532368"/>
          <w:tag w:val="goog_rdk_4"/>
        </w:sdtPr>
        <w:sdtContent>
          <w:commentRangeStart w:id="4"/>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enhanced</w:t>
      </w:r>
      <w:sdt>
        <w:sdtPr>
          <w:id w:val="-1803496314"/>
          <w:tag w:val="goog_rdk_5"/>
        </w:sdtPr>
        <w:sdtContent>
          <w:commentRangeStart w:id="5"/>
        </w:sdtContent>
      </w:sdt>
      <w:sdt>
        <w:sdtPr>
          <w:id w:val="65023516"/>
          <w:tag w:val="goog_rdk_6"/>
        </w:sdtPr>
        <w:sdtContent>
          <w:commentRangeStart w:id="6"/>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capacity to evolve large sizes</w:t>
      </w:r>
      <w:sdt>
        <w:sdtPr>
          <w:id w:val="48183804"/>
          <w:tag w:val="goog_rdk_7"/>
        </w:sdtPr>
        <w:sdtContent>
          <w:ins w:author="Myriam Boivin" w:id="0" w:date="2026-01-14T15:47:0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commentRangeEnd w:id="5"/>
            <w:r w:rsidDel="00000000" w:rsidR="00000000" w:rsidRPr="00000000">
              <w:commentReference w:id="5"/>
            </w:r>
            <w:commentRangeEnd w:id="6"/>
            <w:r w:rsidDel="00000000" w:rsidR="00000000" w:rsidRPr="00000000">
              <w:commentReference w:id="6"/>
            </w:r>
          </w:ins>
          <w:sdt>
            <w:sdtPr>
              <w:id w:val="193636284"/>
              <w:tag w:val="goog_rdk_8"/>
            </w:sdtPr>
            <w:sdtContent>
              <w:ins w:author="Myriam Boivin" w:id="0" w:date="2026-01-14T15:47:08Z">
                <w:r w:rsidDel="00000000" w:rsidR="00000000" w:rsidRPr="00000000">
                  <w:rPr>
                    <w:rtl w:val="0"/>
                    <w:rPrChange w:author="Myriam Boivin" w:id="1" w:date="2026-01-14T15:47:08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(Vucetich et al. 2015)</w:t>
                </w:r>
              </w:ins>
            </w:sdtContent>
          </w:sdt>
          <w:ins w:author="Myriam Boivin" w:id="0" w:date="2026-01-14T15:47:08Z"/>
        </w:sdtContent>
      </w:sdt>
      <w:sdt>
        <w:sdtPr>
          <w:id w:val="-848562183"/>
          <w:tag w:val="goog_rdk_9"/>
        </w:sdtPr>
        <w:sdtContent>
          <w:commentRangeStart w:id="7"/>
        </w:sdtContent>
      </w:sdt>
      <w:sdt>
        <w:sdtPr>
          <w:id w:val="146012420"/>
          <w:tag w:val="goog_rdk_10"/>
        </w:sdtPr>
        <w:sdtContent>
          <w:commentRangeStart w:id="8"/>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commentRangeEnd w:id="4"/>
      <w:r w:rsidDel="00000000" w:rsidR="00000000" w:rsidRPr="00000000">
        <w:commentReference w:id="4"/>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raising questions regarding the drivers</w:t>
      </w:r>
      <w:commentRangeEnd w:id="7"/>
      <w:r w:rsidDel="00000000" w:rsidR="00000000" w:rsidRPr="00000000">
        <w:commentReference w:id="7"/>
      </w:r>
      <w:commentRangeEnd w:id="8"/>
      <w:r w:rsidDel="00000000" w:rsidR="00000000" w:rsidRPr="00000000">
        <w:commentReference w:id="8"/>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underlying such an unusual evolutionary pathway among rodents</w:t>
      </w:r>
      <w:sdt>
        <w:sdtPr>
          <w:id w:val="758055960"/>
          <w:tag w:val="goog_rdk_11"/>
        </w:sdtPr>
        <w:sdtContent>
          <w:del w:author="Myriam Boivin" w:id="2" w:date="2026-01-14T15:47:34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delText xml:space="preserve"> (Vucetich et al. 2015)</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Interestingly,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evolution towards large </w:t>
      </w:r>
      <w:sdt>
        <w:sdtPr>
          <w:id w:val="241407686"/>
          <w:tag w:val="goog_rdk_12"/>
        </w:sdtPr>
        <w:sdtContent>
          <w:ins w:author="Myriam Boivin" w:id="3" w:date="2026-01-14T16:02:44Z"/>
          <w:sdt>
            <w:sdtPr>
              <w:id w:val="-158098727"/>
              <w:tag w:val="goog_rdk_13"/>
            </w:sdtPr>
            <w:sdtContent>
              <w:commentRangeStart w:id="9"/>
            </w:sdtContent>
          </w:sdt>
          <w:ins w:author="Myriam Boivin" w:id="3" w:date="2026-01-14T16:02:44Z">
            <w:sdt>
              <w:sdtPr>
                <w:id w:val="-481186504"/>
                <w:tag w:val="goog_rdk_14"/>
              </w:sdtPr>
              <w:sdtContent>
                <w:commentRangeStart w:id="10"/>
              </w:sdtContent>
            </w:sdt>
            <w:sdt>
              <w:sdtPr>
                <w:id w:val="1320379081"/>
                <w:tag w:val="goog_rdk_15"/>
              </w:sdtPr>
              <w:sdtContent>
                <w:r w:rsidDel="00000000" w:rsidR="00000000" w:rsidRPr="00000000">
                  <w:rPr>
                    <w:rtl w:val="0"/>
                    <w:rPrChange w:author="Myriam Boivin" w:id="4" w:date="2026-01-14T16:02:44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w:t>
                </w:r>
              </w:sdtContent>
            </w:sdt>
            <w:sdt>
              <w:sdtPr>
                <w:id w:val="-2002412056"/>
                <w:tag w:val="goog_rdk_16"/>
              </w:sdtPr>
              <w:sdtContent>
                <w:r w:rsidDel="00000000" w:rsidR="00000000" w:rsidRPr="00000000">
                  <w:rPr>
                    <w:i w:val="1"/>
                    <w:iCs w:val="1"/>
                    <w:rtl w:val="0"/>
                    <w:rPrChange w:author="Myriam Boivin" w:id="4" w:date="2026-01-14T16:02:44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i</w:t>
                </w:r>
              </w:sdtContent>
            </w:sdt>
            <w:sdt>
              <w:sdtPr>
                <w:id w:val="-943004187"/>
                <w:tag w:val="goog_rdk_17"/>
              </w:sdtPr>
              <w:sdtContent>
                <w:r w:rsidDel="00000000" w:rsidR="00000000" w:rsidRPr="00000000">
                  <w:rPr>
                    <w:rtl w:val="0"/>
                    <w:rPrChange w:author="Myriam Boivin" w:id="4" w:date="2026-01-14T16:02:44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w:t>
                </w:r>
              </w:sdtContent>
            </w:sdt>
            <w:sdt>
              <w:sdtPr>
                <w:id w:val="-437772425"/>
                <w:tag w:val="goog_rdk_18"/>
              </w:sdtPr>
              <w:sdtContent>
                <w:r w:rsidDel="00000000" w:rsidR="00000000" w:rsidRPr="00000000">
                  <w:rPr>
                    <w:i w:val="1"/>
                    <w:iCs w:val="1"/>
                    <w:rtl w:val="0"/>
                    <w:rPrChange w:author="Myriam Boivin" w:id="4" w:date="2026-01-14T16:02:44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e</w:t>
                </w:r>
              </w:sdtContent>
            </w:sdt>
            <w:sdt>
              <w:sdtPr>
                <w:id w:val="-1135521998"/>
                <w:tag w:val="goog_rdk_19"/>
              </w:sdtPr>
              <w:sdtContent>
                <w:r w:rsidDel="00000000" w:rsidR="00000000" w:rsidRPr="00000000">
                  <w:rPr>
                    <w:rtl w:val="0"/>
                    <w:rPrChange w:author="Myriam Boivin" w:id="4" w:date="2026-01-14T16:02:44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 body mass above 50 kg</w:t>
                </w:r>
              </w:sdtContent>
            </w:sdt>
            <w:commentRangeEnd w:id="9"/>
            <w:r w:rsidDel="00000000" w:rsidR="00000000" w:rsidRPr="00000000">
              <w:commentReference w:id="9"/>
            </w:r>
            <w:sdt>
              <w:sdtPr>
                <w:id w:val="1052121185"/>
                <w:tag w:val="goog_rdk_20"/>
              </w:sdtPr>
              <w:sdtContent>
                <w:r w:rsidDel="00000000" w:rsidR="00000000" w:rsidRPr="00000000">
                  <w:rPr>
                    <w:rtl w:val="0"/>
                    <w:rPrChange w:author="Myriam Boivin" w:id="4" w:date="2026-01-14T16:02:44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 </w:t>
                </w:r>
              </w:sdtContent>
            </w:sdt>
          </w:ins>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giant</w:t>
      </w:r>
      <w:sdt>
        <w:sdtPr>
          <w:id w:val="1767417324"/>
          <w:tag w:val="goog_rdk_21"/>
        </w:sdtPr>
        <w:sdtContent>
          <w:commentRangeStart w:id="11"/>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sdt>
        <w:sdtPr>
          <w:id w:val="704546365"/>
          <w:tag w:val="goog_rdk_22"/>
        </w:sdtPr>
        <w:sdtContent>
          <w:del w:author="Myriam Boivin" w:id="5" w:date="2026-01-14T16:13:0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delText xml:space="preserve">with an estimated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body </w:t>
      </w:r>
      <w:r w:rsidDel="00000000" w:rsidR="00000000" w:rsidRPr="00000000">
        <w:rPr>
          <w:rtl w:val="0"/>
        </w:rPr>
        <w:t xml:space="preserve">mass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above </w:t>
      </w:r>
      <w:sdt>
        <w:sdtPr>
          <w:id w:val="-1854212528"/>
          <w:tag w:val="goog_rdk_23"/>
        </w:sdtPr>
        <w:sdtContent>
          <w:ins w:author="Myriam Boivin" w:id="6" w:date="2026-01-14T16:03:12Z"/>
          <w:sdt>
            <w:sdtPr>
              <w:id w:val="-999881407"/>
              <w:tag w:val="goog_rdk_24"/>
            </w:sdtPr>
            <w:sdtContent>
              <w:ins w:author="Myriam Boivin" w:id="6" w:date="2026-01-14T16:03:12Z">
                <w:r w:rsidDel="00000000" w:rsidR="00000000" w:rsidRPr="00000000">
                  <w:rPr>
                    <w:rtl w:val="0"/>
                    <w:rPrChange w:author="Myriam Boivin" w:id="7" w:date="2026-01-14T16:03:12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100</w:t>
                </w:r>
              </w:ins>
            </w:sdtContent>
          </w:sdt>
          <w:ins w:author="Myriam Boivin" w:id="6" w:date="2026-01-14T16:03:12Z"/>
        </w:sdtContent>
      </w:sdt>
      <w:sdt>
        <w:sdtPr>
          <w:id w:val="1558978270"/>
          <w:tag w:val="goog_rdk_25"/>
        </w:sdtPr>
        <w:sdtContent>
          <w:del w:author="Myriam Boivin" w:id="6" w:date="2026-01-14T16:03:12Z"/>
          <w:sdt>
            <w:sdtPr>
              <w:id w:val="-1659383753"/>
              <w:tag w:val="goog_rdk_26"/>
            </w:sdtPr>
            <w:sdtContent>
              <w:del w:author="Myriam Boivin" w:id="6" w:date="2026-01-14T16:03:12Z">
                <w:r w:rsidDel="00000000" w:rsidR="00000000" w:rsidRPr="00000000">
                  <w:rPr>
                    <w:rtl w:val="0"/>
                    <w:rPrChange w:author="Myriam Boivin" w:id="7" w:date="2026-01-14T16:03:12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delText xml:space="preserve">50</w:delText>
                </w:r>
              </w:del>
            </w:sdtContent>
          </w:sdt>
          <w:del w:author="Myriam Boivin" w:id="6" w:date="2026-01-14T16:03:12Z"/>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kg</w:t>
      </w:r>
      <w:sdt>
        <w:sdtPr>
          <w:id w:val="-1332792460"/>
          <w:tag w:val="goog_rdk_27"/>
        </w:sdtPr>
        <w:sdtContent>
          <w:del w:author="Myriam Boivin" w:id="8" w:date="2026-01-14T16:02:37Z">
            <w:r w:rsidDel="00000000" w:rsidR="00000000" w:rsidRPr="00000000">
              <w:rPr>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delText xml:space="preserve"> see Boivin et al. 2024</w:delText>
            </w:r>
            <w:r w:rsidDel="00000000" w:rsidR="00000000" w:rsidRPr="00000000">
              <w:rPr>
                <w:rtl w:val="0"/>
              </w:rPr>
              <w:delText xml:space="preserve">,</w:delText>
            </w:r>
            <w:commentRangeEnd w:id="11"/>
            <w:r w:rsidDel="00000000" w:rsidR="00000000" w:rsidRPr="00000000">
              <w:commentReference w:id="11"/>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delText xml:space="preserve"> and literature therein</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commentRangeEnd w:id="10"/>
      <w:r w:rsidDel="00000000" w:rsidR="00000000" w:rsidRPr="00000000">
        <w:commentReference w:id="10"/>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body sizes occurred </w:t>
      </w:r>
      <w:r w:rsidDel="00000000" w:rsidR="00000000" w:rsidRPr="00000000">
        <w:rPr>
          <w:rtl w:val="0"/>
        </w:rPr>
        <w:t xml:space="preserve">iteratively and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independently in an almost coordinated way among distinct caviomorph lineages (</w:t>
      </w:r>
      <w:r w:rsidDel="00000000" w:rsidR="00000000" w:rsidRPr="00000000">
        <w:rPr>
          <w:i w:val="1"/>
          <w:iCs w:val="1"/>
          <w:rtl w:val="0"/>
        </w:rPr>
        <w:t xml:space="preserve">e</w:t>
      </w:r>
      <w:r w:rsidDel="00000000" w:rsidR="00000000" w:rsidRPr="00000000">
        <w:rPr>
          <w:rtl w:val="0"/>
        </w:rPr>
        <w:t xml:space="preserve">.</w:t>
      </w:r>
      <w:r w:rsidDel="00000000" w:rsidR="00000000" w:rsidRPr="00000000">
        <w:rPr>
          <w:i w:val="1"/>
          <w:iCs w:val="1"/>
          <w:rtl w:val="0"/>
        </w:rPr>
        <w:t xml:space="preserve">g</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Vucetich et al. 2015; Álvarez et al. 2017). Such a trend is particularly well illustrated in the superfamily Chinchilloidea. </w:t>
      </w:r>
      <w:r w:rsidDel="00000000" w:rsidR="00000000" w:rsidRPr="00000000">
        <w:rPr>
          <w:rtl w:val="0"/>
        </w:rPr>
        <w:t xml:space="preserve">Today, chinchilloids include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seven to eight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species distributed </w:t>
      </w:r>
      <w:r w:rsidDel="00000000" w:rsidR="00000000" w:rsidRPr="00000000">
        <w:rPr>
          <w:rtl w:val="0"/>
        </w:rPr>
        <w:t xml:space="preserve">among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four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distantly-related genera (</w:t>
      </w:r>
      <w:r w:rsidDel="00000000" w:rsidR="00000000" w:rsidRPr="00000000">
        <w:rPr>
          <w:i w:val="1"/>
          <w:iCs w:val="1"/>
          <w:rtl w:val="0"/>
        </w:rPr>
        <w:t xml:space="preserve">e</w:t>
      </w:r>
      <w:r w:rsidDel="00000000" w:rsidR="00000000" w:rsidRPr="00000000">
        <w:rPr>
          <w:rtl w:val="0"/>
        </w:rPr>
        <w:t xml:space="preserve">.</w:t>
      </w:r>
      <w:r w:rsidDel="00000000" w:rsidR="00000000" w:rsidRPr="00000000">
        <w:rPr>
          <w:i w:val="1"/>
          <w:iCs w:val="1"/>
          <w:rtl w:val="0"/>
        </w:rPr>
        <w:t xml:space="preserve">g</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Upham and Patterson 2015)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Chinchilla</w:t>
      </w:r>
      <w:r w:rsidDel="00000000" w:rsidR="00000000" w:rsidRPr="00000000">
        <w:rPr>
          <w:rtl w:val="0"/>
        </w:rPr>
        <w:t xml:space="preserve"> Bennett, 1829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Lagidium</w:t>
      </w:r>
      <w:r w:rsidDel="00000000" w:rsidR="00000000" w:rsidRPr="00000000">
        <w:rPr>
          <w:rFonts w:ascii="Times New Roman" w:cs="Times New Roman" w:eastAsia="Times New Roman" w:hAnsi="Times New Roman"/>
          <w:b w:val="0"/>
          <w:bCs w:val="0"/>
          <w:smallCaps w:val="0"/>
          <w:strike w:val="0"/>
          <w:color w:val="000000"/>
          <w:sz w:val="22"/>
          <w:szCs w:val="22"/>
          <w:u w:val="none"/>
          <w:shd w:fill="auto" w:val="clear"/>
          <w:vertAlign w:val="baseline"/>
          <w:rtl w:val="0"/>
        </w:rPr>
        <w:t xml:space="preserve"> </w:t>
      </w:r>
      <w:r w:rsidDel="00000000" w:rsidR="00000000" w:rsidRPr="00000000">
        <w:rPr>
          <w:rtl w:val="0"/>
        </w:rPr>
        <w:t xml:space="preserve">Meyen, 1933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Lagostomus</w:t>
      </w:r>
      <w:r w:rsidDel="00000000" w:rsidR="00000000" w:rsidRPr="00000000">
        <w:rPr>
          <w:i w:val="1"/>
          <w:iCs w:val="1"/>
          <w:rtl w:val="0"/>
        </w:rPr>
        <w:t xml:space="preserve"> </w:t>
      </w:r>
      <w:r w:rsidDel="00000000" w:rsidR="00000000" w:rsidRPr="00000000">
        <w:rPr>
          <w:rtl w:val="0"/>
        </w:rPr>
        <w:t xml:space="preserve">Brookes, 1828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forming the family Chinchillidae,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Dinomys </w:t>
      </w:r>
      <w:r w:rsidDel="00000000" w:rsidR="00000000" w:rsidRPr="00000000">
        <w:rPr>
          <w:rtl w:val="0"/>
        </w:rPr>
        <w:t xml:space="preserve">Peters, 1873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only living representative of the Dinomyidae. </w:t>
      </w:r>
      <w:r w:rsidDel="00000000" w:rsidR="00000000" w:rsidRPr="00000000">
        <w:rPr>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 fossil record of Chinchilloidea </w:t>
      </w:r>
      <w:r w:rsidDel="00000000" w:rsidR="00000000" w:rsidRPr="00000000">
        <w:rPr>
          <w:rtl w:val="0"/>
        </w:rPr>
        <w:t xml:space="preserve">extends back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sdt>
        <w:sdtPr>
          <w:id w:val="1323910210"/>
          <w:tag w:val="goog_rdk_28"/>
        </w:sdtPr>
        <w:sdtContent>
          <w:ins w:author="Myriam Boivin" w:id="9" w:date="2026-01-15T15:04:44Z"/>
          <w:sdt>
            <w:sdtPr>
              <w:id w:val="-2140557956"/>
              <w:tag w:val="goog_rdk_29"/>
            </w:sdtPr>
            <w:sdtContent>
              <w:commentRangeStart w:id="12"/>
            </w:sdtContent>
          </w:sdt>
          <w:ins w:author="Myriam Boivin" w:id="9" w:date="2026-01-15T15:04:44Z">
            <w:sdt>
              <w:sdtPr>
                <w:id w:val="351947091"/>
                <w:tag w:val="goog_rdk_30"/>
              </w:sdtPr>
              <w:sdtContent>
                <w:r w:rsidDel="00000000" w:rsidR="00000000" w:rsidRPr="00000000">
                  <w:rPr>
                    <w:rtl w:val="0"/>
                    <w:rPrChange w:author="Myriam Boivin" w:id="10" w:date="2026-01-15T15:04:44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late Eocene</w:t>
                </w:r>
              </w:sdtContent>
            </w:sdt>
            <w:commentRangeEnd w:id="12"/>
            <w:r w:rsidDel="00000000" w:rsidR="00000000" w:rsidRPr="00000000">
              <w:commentReference w:id="12"/>
            </w:r>
            <w:sdt>
              <w:sdtPr>
                <w:id w:val="1354619213"/>
                <w:tag w:val="goog_rdk_31"/>
              </w:sdtPr>
              <w:sdtContent>
                <w:r w:rsidDel="00000000" w:rsidR="00000000" w:rsidRPr="00000000">
                  <w:rPr>
                    <w:rtl w:val="0"/>
                    <w:rPrChange w:author="Myriam Boivin" w:id="10" w:date="2026-01-15T15:04:44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 </w:t>
                </w:r>
              </w:sdtContent>
            </w:sdt>
          </w:ins>
        </w:sdtContent>
      </w:sdt>
      <w:sdt>
        <w:sdtPr>
          <w:id w:val="-1034410886"/>
          <w:tag w:val="goog_rdk_32"/>
        </w:sdtPr>
        <w:sdtContent>
          <w:del w:author="Myriam Boivin" w:id="9" w:date="2026-01-15T15:04:44Z"/>
          <w:sdt>
            <w:sdtPr>
              <w:id w:val="2142845425"/>
              <w:tag w:val="goog_rdk_33"/>
            </w:sdtPr>
            <w:sdtContent>
              <w:del w:author="Myriam Boivin" w:id="9" w:date="2026-01-15T15:04:44Z">
                <w:r w:rsidDel="00000000" w:rsidR="00000000" w:rsidRPr="00000000">
                  <w:rPr>
                    <w:rtl w:val="0"/>
                    <w:rPrChange w:author="Myriam Boivin" w:id="10" w:date="2026-01-15T15:04:44Z">
                      <w:rPr/>
                    </w:rPrChange>
                  </w:rPr>
                  <w:delText xml:space="preserve">e</w:delText>
                </w:r>
              </w:del>
            </w:sdtContent>
          </w:sdt>
          <w:del w:author="Myriam Boivin" w:id="9" w:date="2026-01-15T15:04:44Z">
            <w:sdt>
              <w:sdtPr>
                <w:id w:val="-36334595"/>
                <w:tag w:val="goog_rdk_34"/>
              </w:sdtPr>
              <w:sdtContent>
                <w:r w:rsidDel="00000000" w:rsidR="00000000" w:rsidRPr="00000000">
                  <w:rPr>
                    <w:rtl w:val="0"/>
                    <w:rPrChange w:author="Myriam Boivin" w:id="10" w:date="2026-01-15T15:04:44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delText xml:space="preserve">arly Oligocene </w:delText>
                </w:r>
              </w:sdtContent>
            </w:sdt>
          </w:del>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sdt>
        <w:sdtPr>
          <w:id w:val="1463471812"/>
          <w:tag w:val="goog_rdk_35"/>
        </w:sdtPr>
        <w:sdtContent>
          <w:del w:author="Myriam Boivin" w:id="11" w:date="2026-01-15T15:06:21Z">
            <w:r w:rsidDel="00000000" w:rsidR="00000000" w:rsidRPr="00000000">
              <w:rPr>
                <w:i w:val="1"/>
                <w:iCs w:val="1"/>
                <w:rtl w:val="0"/>
              </w:rPr>
              <w:delText xml:space="preserve">e</w:delText>
            </w:r>
            <w:r w:rsidDel="00000000" w:rsidR="00000000" w:rsidRPr="00000000">
              <w:rPr>
                <w:rtl w:val="0"/>
              </w:rPr>
              <w:delText xml:space="preserve">.</w:delText>
            </w:r>
            <w:r w:rsidDel="00000000" w:rsidR="00000000" w:rsidRPr="00000000">
              <w:rPr>
                <w:i w:val="1"/>
                <w:iCs w:val="1"/>
                <w:rtl w:val="0"/>
              </w:rPr>
              <w:delText xml:space="preserve">g</w:delText>
            </w:r>
            <w:r w:rsidDel="00000000" w:rsidR="00000000" w:rsidRPr="00000000">
              <w:rPr>
                <w:rtl w:val="0"/>
              </w:rPr>
              <w:delText xml:space="preserve">., </w:delTex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delText xml:space="preserve">Bertrand et al. 2012; Boivin et al. 2018, 2019; Marivaux et al. 2020; Arnal et al. 2022</w:delText>
            </w:r>
          </w:del>
        </w:sdtContent>
      </w:sdt>
      <w:sdt>
        <w:sdtPr>
          <w:id w:val="918045495"/>
          <w:tag w:val="goog_rdk_36"/>
        </w:sdtPr>
        <w:sdtContent>
          <w:ins w:author="Myriam Boivin" w:id="11" w:date="2026-01-15T15:06:21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Antoine et al. 2021</w:t>
            </w:r>
          </w:ins>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comprises a total of more than 100 described species (</w:t>
      </w:r>
      <w:r w:rsidDel="00000000" w:rsidR="00000000" w:rsidRPr="00000000">
        <w:rPr>
          <w:i w:val="1"/>
          <w:iCs w:val="1"/>
          <w:rtl w:val="0"/>
        </w:rPr>
        <w:t xml:space="preserve">e</w:t>
      </w:r>
      <w:r w:rsidDel="00000000" w:rsidR="00000000" w:rsidRPr="00000000">
        <w:rPr>
          <w:rtl w:val="0"/>
        </w:rPr>
        <w:t xml:space="preserve">.</w:t>
      </w:r>
      <w:r w:rsidDel="00000000" w:rsidR="00000000" w:rsidRPr="00000000">
        <w:rPr>
          <w:i w:val="1"/>
          <w:iCs w:val="1"/>
          <w:rtl w:val="0"/>
        </w:rPr>
        <w:t xml:space="preserve">g</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Candela 2005), </w:t>
      </w:r>
      <w:r w:rsidDel="00000000" w:rsidR="00000000" w:rsidRPr="00000000">
        <w:rPr>
          <w:rtl w:val="0"/>
        </w:rPr>
        <w:t xml:space="preserve">including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many of the largest rodents ever recorded. On the South American landmass, </w:t>
      </w:r>
      <w:r w:rsidDel="00000000" w:rsidR="00000000" w:rsidRPr="00000000">
        <w:rPr>
          <w:rtl w:val="0"/>
        </w:rPr>
        <w:t xml:space="preserve">fossil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of giant chinchilloids were assigned to </w:t>
      </w:r>
      <w:sdt>
        <w:sdtPr>
          <w:id w:val="-973046976"/>
          <w:tag w:val="goog_rdk_37"/>
        </w:sdtPr>
        <w:sdtContent>
          <w:commentRangeStart w:id="13"/>
        </w:sdtContent>
      </w:sdt>
      <m:oMath>
        <m:r>
          <m:t>†</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Neoepiblemidae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m:t>†</m:t>
        </m:r>
      </m:oMat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Phoberomys</w:t>
      </w:r>
      <w:r w:rsidDel="00000000" w:rsidR="00000000" w:rsidRPr="00000000">
        <w:rPr>
          <w:rtl w:val="0"/>
        </w:rPr>
        <w:t xml:space="preserve"> Kraglievich, 1926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m:oMath>
        <m:r>
          <m:t>†</m:t>
        </m:r>
      </m:oMat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Neoepiblema</w:t>
      </w:r>
      <w:r w:rsidDel="00000000" w:rsidR="00000000" w:rsidRPr="00000000">
        <w:rPr>
          <w:rtl w:val="0"/>
        </w:rPr>
        <w:t xml:space="preserve"> Ameghino, 1889)</w:t>
      </w:r>
      <w:commentRangeEnd w:id="13"/>
      <w:r w:rsidDel="00000000" w:rsidR="00000000" w:rsidRPr="00000000">
        <w:commentReference w:id="13"/>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sdt>
        <w:sdtPr>
          <w:id w:val="-2118063083"/>
          <w:tag w:val="goog_rdk_38"/>
        </w:sdtPr>
        <w:sdtContent>
          <w:commentRangeStart w:id="14"/>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Dinomyidae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m:t>†</m:t>
        </m:r>
      </m:oMat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Tetrastylus </w:t>
      </w:r>
      <w:r w:rsidDel="00000000" w:rsidR="00000000" w:rsidRPr="00000000">
        <w:rPr>
          <w:rtl w:val="0"/>
        </w:rPr>
        <w:t xml:space="preserve">Ameghino, 1886, </w:t>
      </w:r>
      <m:oMath>
        <m:r>
          <m:t>†</m:t>
        </m:r>
      </m:oMath>
      <w:r w:rsidDel="00000000" w:rsidR="00000000" w:rsidRPr="00000000">
        <w:rPr>
          <w:i w:val="1"/>
          <w:iCs w:val="1"/>
          <w:rtl w:val="0"/>
        </w:rPr>
        <w:t xml:space="preserve">Isostylomys </w:t>
      </w:r>
      <w:r w:rsidDel="00000000" w:rsidR="00000000" w:rsidRPr="00000000">
        <w:rPr>
          <w:rtl w:val="0"/>
        </w:rPr>
        <w:t xml:space="preserve">Kraglievich, 1926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 </w:t>
      </w:r>
      <m:oMath>
        <m:r>
          <m:t>†</m:t>
        </m:r>
      </m:oMat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Josephoartigasia</w:t>
      </w:r>
      <w:r w:rsidDel="00000000" w:rsidR="00000000" w:rsidRPr="00000000">
        <w:rPr>
          <w:i w:val="1"/>
          <w:iCs w:val="1"/>
          <w:rtl w:val="0"/>
        </w:rPr>
        <w:t xml:space="preserve"> </w:t>
      </w:r>
      <w:r w:rsidDel="00000000" w:rsidR="00000000" w:rsidRPr="00000000">
        <w:rPr>
          <w:rtl w:val="0"/>
        </w:rPr>
        <w:t xml:space="preserve">Mones, 2007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latter being the largest rodent ever recorded) </w:t>
      </w:r>
      <w:commentRangeEnd w:id="14"/>
      <w:r w:rsidDel="00000000" w:rsidR="00000000" w:rsidRPr="00000000">
        <w:commentReference w:id="14"/>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Sanchez-Villagra et al. 2003; Rinderknecht and Blanco 2008; Kerber et al. 2019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Rasia et al. 2024). </w:t>
      </w:r>
      <w:sdt>
        <w:sdtPr>
          <w:id w:val="-389417110"/>
          <w:tag w:val="goog_rdk_39"/>
        </w:sdtPr>
        <w:sdtContent>
          <w:commentRangeStart w:id="15"/>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addition, systematics based on </w:t>
      </w:r>
      <w:r w:rsidDel="00000000" w:rsidR="00000000" w:rsidRPr="00000000">
        <w:rPr>
          <w:rtl w:val="0"/>
        </w:rPr>
        <w:t xml:space="preserve">morphological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characters (prima</w:t>
      </w:r>
      <w:r w:rsidDel="00000000" w:rsidR="00000000" w:rsidRPr="00000000">
        <w:rPr>
          <w:rtl w:val="0"/>
        </w:rPr>
        <w:t xml:space="preserve">rily dental traits)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also placed the Pleistocene </w:t>
      </w:r>
      <w:r w:rsidDel="00000000" w:rsidR="00000000" w:rsidRPr="00000000">
        <w:rPr>
          <w:rtl w:val="0"/>
        </w:rPr>
        <w:t xml:space="preserve">West Indian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‘giant hutias’ </w:t>
      </w:r>
      <m:oMath>
        <m:r>
          <m:t>†</m:t>
        </m:r>
      </m:oMat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Amblyrhiza inundata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Cope, 1</w:t>
      </w:r>
      <w:r w:rsidDel="00000000" w:rsidR="00000000" w:rsidRPr="00000000">
        <w:rPr>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 an</w:t>
      </w:r>
      <w:sdt>
        <w:sdtPr>
          <w:id w:val="293845504"/>
          <w:tag w:val="goog_rdk_40"/>
        </w:sdtPr>
        <w:sdtContent>
          <w:commentRangeStart w:id="16"/>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w:t>
      </w:r>
      <m:oMath>
        <m:r>
          <m:t>†</m:t>
        </m:r>
      </m:oMat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Elasmodontomys obliquus</w:t>
      </w:r>
      <w:commentRangeEnd w:id="16"/>
      <w:r w:rsidDel="00000000" w:rsidR="00000000" w:rsidRPr="00000000">
        <w:commentReference w:id="16"/>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Anthony, 1916 within Chinchilloidea (</w:t>
      </w:r>
      <w:r w:rsidDel="00000000" w:rsidR="00000000" w:rsidRPr="00000000">
        <w:rPr>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Marivaux et al. 202</w:t>
      </w:r>
      <w:r w:rsidDel="00000000" w:rsidR="00000000" w:rsidRPr="00000000">
        <w:rPr>
          <w:rtl w:val="0"/>
        </w:rPr>
        <w:t xml:space="preserve">0, 2022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w:t>
      </w:r>
      <w:r w:rsidDel="00000000" w:rsidR="00000000" w:rsidRPr="00000000">
        <w:rPr>
          <w:rtl w:val="0"/>
        </w:rPr>
        <w:t xml:space="preserve">One might however mention that, as summarised by Marivaux et al. (2022), the phylogenetic placement of </w:t>
      </w:r>
      <m:oMath>
        <m:r>
          <m:t>†</m:t>
        </m:r>
      </m:oMath>
      <w:r w:rsidDel="00000000" w:rsidR="00000000" w:rsidRPr="00000000">
        <w:rPr>
          <w:i w:val="1"/>
          <w:iCs w:val="1"/>
          <w:rtl w:val="0"/>
        </w:rPr>
        <w:t xml:space="preserve">Elasmodontomys</w:t>
      </w:r>
      <w:r w:rsidDel="00000000" w:rsidR="00000000" w:rsidRPr="00000000">
        <w:rPr>
          <w:rtl w:val="0"/>
        </w:rPr>
        <w:t xml:space="preserve"> still represents a real </w:t>
      </w:r>
      <w:r w:rsidDel="00000000" w:rsidR="00000000" w:rsidRPr="00000000">
        <w:rPr>
          <w:i w:val="1"/>
          <w:iCs w:val="1"/>
          <w:rtl w:val="0"/>
        </w:rPr>
        <w:t xml:space="preserve">conundrum</w:t>
      </w:r>
      <w:r w:rsidDel="00000000" w:rsidR="00000000" w:rsidRPr="00000000">
        <w:rPr>
          <w:rtl w:val="0"/>
        </w:rPr>
        <w:t xml:space="preserve">, with contrasting sources of evidence either suggesting this taxon to be nested within Chinchilloidea (</w:t>
      </w:r>
      <w:r w:rsidDel="00000000" w:rsidR="00000000" w:rsidRPr="00000000">
        <w:rPr>
          <w:i w:val="1"/>
          <w:iCs w:val="1"/>
          <w:rtl w:val="0"/>
        </w:rPr>
        <w:t xml:space="preserve">e</w:t>
      </w:r>
      <w:r w:rsidDel="00000000" w:rsidR="00000000" w:rsidRPr="00000000">
        <w:rPr>
          <w:rtl w:val="0"/>
        </w:rPr>
        <w:t xml:space="preserve">.</w:t>
      </w:r>
      <w:r w:rsidDel="00000000" w:rsidR="00000000" w:rsidRPr="00000000">
        <w:rPr>
          <w:i w:val="1"/>
          <w:iCs w:val="1"/>
          <w:rtl w:val="0"/>
        </w:rPr>
        <w:t xml:space="preserve">g</w:t>
      </w:r>
      <w:r w:rsidDel="00000000" w:rsidR="00000000" w:rsidRPr="00000000">
        <w:rPr>
          <w:rtl w:val="0"/>
        </w:rPr>
        <w:t xml:space="preserve">., Marivaux et al. 2020; Marivaux et al. 2022 </w:t>
      </w:r>
      <w:r w:rsidDel="00000000" w:rsidR="00000000" w:rsidRPr="00000000">
        <w:rPr>
          <w:rtl w:val="0"/>
        </w:rPr>
        <w:t xml:space="preserve">and literature therein</w:t>
      </w:r>
      <w:r w:rsidDel="00000000" w:rsidR="00000000" w:rsidRPr="00000000">
        <w:rPr>
          <w:rtl w:val="0"/>
        </w:rPr>
        <w:t xml:space="preserve">), Octodontoidea (</w:t>
      </w:r>
      <w:r w:rsidDel="00000000" w:rsidR="00000000" w:rsidRPr="00000000">
        <w:rPr>
          <w:i w:val="1"/>
          <w:iCs w:val="1"/>
          <w:rtl w:val="0"/>
        </w:rPr>
        <w:t xml:space="preserve">e</w:t>
      </w:r>
      <w:r w:rsidDel="00000000" w:rsidR="00000000" w:rsidRPr="00000000">
        <w:rPr>
          <w:rtl w:val="0"/>
        </w:rPr>
        <w:t xml:space="preserve">.</w:t>
      </w:r>
      <w:r w:rsidDel="00000000" w:rsidR="00000000" w:rsidRPr="00000000">
        <w:rPr>
          <w:i w:val="1"/>
          <w:iCs w:val="1"/>
          <w:rtl w:val="0"/>
        </w:rPr>
        <w:t xml:space="preserve">g</w:t>
      </w:r>
      <w:r w:rsidDel="00000000" w:rsidR="00000000" w:rsidRPr="00000000">
        <w:rPr>
          <w:rtl w:val="0"/>
        </w:rPr>
        <w:t xml:space="preserve">., Woods et al. 2021) – another caviomorph superfamily – or to be a morphological intermediate between those two clades (</w:t>
      </w:r>
      <w:r w:rsidDel="00000000" w:rsidR="00000000" w:rsidRPr="00000000">
        <w:rPr>
          <w:i w:val="1"/>
          <w:iCs w:val="1"/>
          <w:rtl w:val="0"/>
        </w:rPr>
        <w:t xml:space="preserve">i</w:t>
      </w:r>
      <w:r w:rsidDel="00000000" w:rsidR="00000000" w:rsidRPr="00000000">
        <w:rPr>
          <w:rtl w:val="0"/>
        </w:rPr>
        <w:t xml:space="preserve">.</w:t>
      </w:r>
      <w:r w:rsidDel="00000000" w:rsidR="00000000" w:rsidRPr="00000000">
        <w:rPr>
          <w:i w:val="1"/>
          <w:iCs w:val="1"/>
          <w:rtl w:val="0"/>
        </w:rPr>
        <w:t xml:space="preserve">e</w:t>
      </w:r>
      <w:r w:rsidDel="00000000" w:rsidR="00000000" w:rsidRPr="00000000">
        <w:rPr>
          <w:rtl w:val="0"/>
        </w:rPr>
        <w:t xml:space="preserve">., Octochinchilloi, </w:t>
      </w:r>
      <w:r w:rsidDel="00000000" w:rsidR="00000000" w:rsidRPr="00000000">
        <w:rPr>
          <w:i w:val="1"/>
          <w:iCs w:val="1"/>
          <w:rtl w:val="0"/>
        </w:rPr>
        <w:t xml:space="preserve">sensu </w:t>
      </w:r>
      <w:r w:rsidDel="00000000" w:rsidR="00000000" w:rsidRPr="00000000">
        <w:rPr>
          <w:rtl w:val="0"/>
        </w:rPr>
        <w:t xml:space="preserve">Boivin et al. (2019)) (MacPhee 2011; Da Cunha et al. 2023).</w:t>
      </w:r>
      <w:commentRangeEnd w:id="15"/>
      <w:r w:rsidDel="00000000" w:rsidR="00000000" w:rsidRPr="00000000">
        <w:commentReference w:id="15"/>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Nonetheless, it is </w:t>
      </w:r>
      <w:r w:rsidDel="00000000" w:rsidR="00000000" w:rsidRPr="00000000">
        <w:rPr>
          <w:rtl w:val="0"/>
        </w:rPr>
        <w:t xml:space="preserve">worth mentioning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that all </w:t>
      </w:r>
      <w:sdt>
        <w:sdtPr>
          <w:id w:val="-504166251"/>
          <w:tag w:val="goog_rdk_41"/>
        </w:sdtPr>
        <w:sdtContent>
          <w:commentRangeStart w:id="17"/>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these giant taxa were parts of a larger radiation that </w:t>
      </w:r>
      <w:commentRangeEnd w:id="17"/>
      <w:r w:rsidDel="00000000" w:rsidR="00000000" w:rsidRPr="00000000">
        <w:commentReference w:id="17"/>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flourished in the late Cenozoic, in particular in the late Miocene–Pleistocene, and further vanished</w:t>
      </w:r>
      <w:r w:rsidDel="00000000" w:rsidR="00000000" w:rsidRPr="00000000">
        <w:rPr>
          <w:rtl w:val="0"/>
        </w:rPr>
        <w:t xml:space="preserve">, leaving the modest extant diversity of the group as a relic of a formerly speciose superfamily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(Vucetich et al. 2015; Marivaux et al. 2020; </w:t>
      </w:r>
      <w:sdt>
        <w:sdtPr>
          <w:id w:val="-1102331623"/>
          <w:tag w:val="goog_rdk_42"/>
        </w:sdtPr>
        <w:sdtContent>
          <w:commentRangeStart w:id="18"/>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Rasia et al. 2021</w:t>
      </w:r>
      <w:commentRangeEnd w:id="18"/>
      <w:r w:rsidDel="00000000" w:rsidR="00000000" w:rsidRPr="00000000">
        <w:commentReference w:id="18"/>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Therefore, over their evolutionary history, chinchilloids have experienced a simultaneous increase and further decline in both disparity and diversity</w:t>
      </w:r>
      <w:sdt>
        <w:sdtPr>
          <w:id w:val="2012081842"/>
          <w:tag w:val="goog_rdk_43"/>
        </w:sdtPr>
        <w:sdtContent>
          <w:ins w:author="Myriam Boivin" w:id="12" w:date="2026-01-16T15:15:55Z"/>
          <w:sdt>
            <w:sdtPr>
              <w:id w:val="-1709334868"/>
              <w:tag w:val="goog_rdk_44"/>
            </w:sdtPr>
            <w:sdtContent>
              <w:commentRangeStart w:id="19"/>
            </w:sdtContent>
          </w:sdt>
          <w:ins w:author="Myriam Boivin" w:id="12" w:date="2026-01-16T15:15:55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(Carrillo et al. 2025)</w:t>
            </w:r>
          </w:ins>
        </w:sdtContent>
      </w:sdt>
      <w:commentRangeEnd w:id="19"/>
      <w:r w:rsidDel="00000000" w:rsidR="00000000" w:rsidRPr="00000000">
        <w:commentReference w:id="19"/>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Understanding how taxonomic diversity and morphological disparity covary through evolutionary timescales has been a central aim of macroevolutionary research. Seminal works highlighted that clades could experience coordinated or decoupled diversity and disparity trajectories linked to biological diversification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origination and extinction, the processes generating diversity (Foote 1993, 1997). This would stand for many different frameworks, for instance adaptive radiations or biological crises, and origination and extinction could either act as opposing forces or reinforce one another in the contraction/expansion of the morphospace (Simpson 1944; Foote 1993, 1997; Balseiro et al. 2025; Esteve 2025). Moreover, diversification has long been postulated to be affected by external biotic or abiotic factors (</w:t>
      </w:r>
      <w:r w:rsidDel="00000000" w:rsidR="00000000" w:rsidRPr="00000000">
        <w:rPr>
          <w:i w:val="1"/>
          <w:iCs w:val="1"/>
          <w:rtl w:val="0"/>
        </w:rPr>
        <w:t xml:space="preserve">e</w:t>
      </w:r>
      <w:r w:rsidDel="00000000" w:rsidR="00000000" w:rsidRPr="00000000">
        <w:rPr>
          <w:rtl w:val="0"/>
        </w:rPr>
        <w:t xml:space="preserve">.</w:t>
      </w:r>
      <w:r w:rsidDel="00000000" w:rsidR="00000000" w:rsidRPr="00000000">
        <w:rPr>
          <w:i w:val="1"/>
          <w:iCs w:val="1"/>
          <w:rtl w:val="0"/>
        </w:rPr>
        <w:t xml:space="preserve">g</w:t>
      </w:r>
      <w:r w:rsidDel="00000000" w:rsidR="00000000" w:rsidRPr="00000000">
        <w:rPr>
          <w:rtl w:val="0"/>
        </w:rPr>
        <w:t xml:space="preserve">., Van Valen 1973;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Benton 1983; Vrba 1995; Barnosky 2001), which promoted significant development of methods aiming to elucidate the role of the external environment in the pace at which clades diversify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Silvestro et al. 2015; Lehtonen et al. 2017; Morlon et al. 2024 and literature therein). Also noteworthy, studies illustrated that phenotypic evolution in itself could also be ruled by similar factors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Drury et al. 2016; Clavel and Morlon 2017).</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545747724"/>
          <w:tag w:val="goog_rdk_45"/>
        </w:sdtPr>
        <w:sdtContent>
          <w:commentRangeStart w:id="20"/>
        </w:sdtContent>
      </w:sdt>
      <w:r w:rsidDel="00000000" w:rsidR="00000000" w:rsidRPr="00000000">
        <w:rPr>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Chinchilloidea</w:t>
      </w:r>
      <w:commentRangeEnd w:id="20"/>
      <w:r w:rsidDel="00000000" w:rsidR="00000000" w:rsidRPr="00000000">
        <w:commentReference w:id="20"/>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several hypotheses have been </w:t>
      </w:r>
      <w:r w:rsidDel="00000000" w:rsidR="00000000" w:rsidRPr="00000000">
        <w:rPr>
          <w:rtl w:val="0"/>
        </w:rPr>
        <w:t xml:space="preserve">advocated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explain their unusual body mass evolution, though few relate to their diversification dynamics. Vucetich et al. (2015) proposed </w:t>
      </w:r>
      <w:r w:rsidDel="00000000" w:rsidR="00000000" w:rsidRPr="00000000">
        <w:rPr>
          <w:rtl w:val="0"/>
        </w:rPr>
        <w:t xml:space="preserve">a climate component relying 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cooling and aridification, coinciding with an expansion of open habitats in continental South America from the </w:t>
      </w:r>
      <w:r w:rsidDel="00000000" w:rsidR="00000000" w:rsidRPr="00000000">
        <w:rPr>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iddle Miocene onwards (Palazzesi and Barreda 2012). In addition, a role of biotic factors, such as </w:t>
      </w:r>
      <w:r w:rsidDel="00000000" w:rsidR="00000000" w:rsidRPr="00000000">
        <w:rPr>
          <w:rtl w:val="0"/>
        </w:rPr>
        <w:t xml:space="preserve">intra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 </w:t>
      </w:r>
      <w:r w:rsidDel="00000000" w:rsidR="00000000" w:rsidRPr="00000000">
        <w:rPr>
          <w:rtl w:val="0"/>
        </w:rPr>
        <w:t xml:space="preserve">interspecific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competition, predator avoidance or physiological constraints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metabolic rate) was also suggested, on the basis of results established on modern species showing size-increase patterns (Vucetich et al. 2015). Álvarez et al. (2017) added that the environmentally-driven emergence of new niches and their further colonisation by caviomorphs must have promoted size increase in this rodent clade. </w:t>
      </w:r>
      <w:r w:rsidDel="00000000" w:rsidR="00000000" w:rsidRPr="00000000">
        <w:rPr>
          <w:rtl w:val="0"/>
        </w:rPr>
        <w:t xml:space="preserve">Regarding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‘giant hutias’ of the West Indies, instead of environmental drivers, the ‘island rule’ (Van Valen 1973</w:t>
      </w:r>
      <w:r w:rsidDel="00000000" w:rsidR="00000000" w:rsidRPr="00000000">
        <w:rPr>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Damuth 1993; Lomolino 2005; Faurby and Svenning 2016a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but see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Meiri et al. 2007) has been proposed to explain their spectacular increase in size – particularly in the case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Amblyrhiza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Biknevicius et al. 1993;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McFarlane et al. 1998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Besides, questions are also raised by chinchilloid’s recent evolutionary decline. Can this be replaced </w:t>
      </w:r>
      <w:sdt>
        <w:sdtPr>
          <w:id w:val="-1172661912"/>
          <w:tag w:val="goog_rdk_46"/>
        </w:sdtPr>
        <w:sdtContent>
          <w:commentRangeStart w:id="21"/>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context of the Holocene megafaunal wipe-out,</w:t>
      </w:r>
      <w:commentRangeEnd w:id="21"/>
      <w:r w:rsidDel="00000000" w:rsidR="00000000" w:rsidRPr="00000000">
        <w:commentReference w:id="21"/>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turn related to </w:t>
      </w:r>
      <w:sdt>
        <w:sdtPr>
          <w:id w:val="323195669"/>
          <w:tag w:val="goog_rdk_47"/>
        </w:sdtPr>
        <w:sdtContent>
          <w:commentRangeStart w:id="22"/>
        </w:sdtContent>
      </w:sdt>
      <w:sdt>
        <w:sdtPr>
          <w:id w:val="-1597583558"/>
          <w:tag w:val="goog_rdk_48"/>
        </w:sdtPr>
        <w:sdtContent>
          <w:commentRangeStart w:id="23"/>
        </w:sdtContent>
      </w:sdt>
      <w:sdt>
        <w:sdtPr>
          <w:id w:val="829876403"/>
          <w:tag w:val="goog_rdk_49"/>
        </w:sdtPr>
        <w:sdtContent>
          <w:commentRangeStart w:id="24"/>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climatic and/or anthropogenetic factors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Barnosky and Lindsey 2010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the arrival and further diversification of new mammalian predators from North America during the Great American Biotic Interchange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Marshall et al. 1982; Faurby and Svenning 2016b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372211912"/>
          <w:tag w:val="goog_rdk_50"/>
        </w:sdtPr>
        <w:sdtContent>
          <w:commentRangeStart w:id="25"/>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Despite all this</w:t>
      </w:r>
      <w:commentRangeEnd w:id="25"/>
      <w:r w:rsidDel="00000000" w:rsidR="00000000" w:rsidRPr="00000000">
        <w:commentReference w:id="25"/>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question of the evolutionary fate of Chinchilloidea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 never been approached </w:t>
      </w:r>
      <w:sdt>
        <w:sdtPr>
          <w:id w:val="-556507196"/>
          <w:tag w:val="goog_rdk_51"/>
        </w:sdtPr>
        <w:sdtContent>
          <w:commentRangeStart w:id="26"/>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its entirety</w:t>
      </w:r>
      <w:commentRangeEnd w:id="26"/>
      <w:r w:rsidDel="00000000" w:rsidR="00000000" w:rsidRPr="00000000">
        <w:commentReference w:id="26"/>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many of the hypotheses raised to explain the exceptional phenotypical evolutionary pathway of this rodent group have poorly considered the </w:t>
      </w:r>
      <w:sdt>
        <w:sdtPr>
          <w:id w:val="1760432659"/>
          <w:tag w:val="goog_rdk_52"/>
        </w:sdtPr>
        <w:sdtContent>
          <w:commentRangeStart w:id="27"/>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likely interplay between the latter and biological diversification</w:t>
      </w:r>
      <w:commentRangeEnd w:id="27"/>
      <w:r w:rsidDel="00000000" w:rsidR="00000000" w:rsidRPr="00000000">
        <w:commentReference w:id="27"/>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even less taking advantage of the quantitative frameworks that have flourished over the last decade.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2134823981"/>
          <w:tag w:val="goog_rdk_53"/>
        </w:sdtPr>
        <w:sdtContent>
          <w:commentRangeStart w:id="28"/>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Here</w:t>
      </w:r>
      <w:commentRangeEnd w:id="28"/>
      <w:r w:rsidDel="00000000" w:rsidR="00000000" w:rsidRPr="00000000">
        <w:commentReference w:id="28"/>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sdt>
        <w:sdtPr>
          <w:id w:val="1083408539"/>
          <w:tag w:val="goog_rdk_54"/>
        </w:sdtPr>
        <w:sdtContent>
          <w:commentRangeStart w:id="29"/>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w:t>
      </w:r>
      <w:commentRangeEnd w:id="29"/>
      <w:r w:rsidDel="00000000" w:rsidR="00000000" w:rsidRPr="00000000">
        <w:commentReference w:id="29"/>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investigate the evolutionary history of Chinchilloidea and underpin its environmental correlates, with an emphasis on body mass evolution. To do so, we compiled and revised </w:t>
      </w:r>
      <w:sdt>
        <w:sdtPr>
          <w:id w:val="1919522609"/>
          <w:tag w:val="goog_rdk_55"/>
        </w:sdtPr>
        <w:sdtContent>
          <w:commentRangeStart w:id="30"/>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XXX </w:t>
      </w:r>
      <w:commentRangeEnd w:id="30"/>
      <w:r w:rsidDel="00000000" w:rsidR="00000000" w:rsidRPr="00000000">
        <w:commentReference w:id="30"/>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chinchilloid fossil occurrences from the literature to build the most exhaustive fossil occurrence database ever produced for this group, encompassing </w:t>
      </w:r>
      <w:sdt>
        <w:sdtPr>
          <w:id w:val="-1997175572"/>
          <w:tag w:val="goog_rdk_56"/>
        </w:sdtPr>
        <w:sdtContent>
          <w:commentRangeStart w:id="31"/>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YYY </w:t>
      </w:r>
      <w:commentRangeEnd w:id="31"/>
      <w:r w:rsidDel="00000000" w:rsidR="00000000" w:rsidRPr="00000000">
        <w:commentReference w:id="31"/>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 and </w:t>
      </w:r>
      <w:sdt>
        <w:sdtPr>
          <w:id w:val="1903694405"/>
          <w:tag w:val="goog_rdk_57"/>
        </w:sdtPr>
        <w:sdtContent>
          <w:commentRangeStart w:id="32"/>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ZZZ </w:t>
      </w:r>
      <w:commentRangeEnd w:id="32"/>
      <w:r w:rsidDel="00000000" w:rsidR="00000000" w:rsidRPr="00000000">
        <w:commentReference w:id="32"/>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species. In parallel, we collected </w:t>
      </w:r>
      <w:sdt>
        <w:sdtPr>
          <w:id w:val="-1100443257"/>
          <w:tag w:val="goog_rdk_58"/>
        </w:sdtPr>
        <w:sdtContent>
          <w:commentRangeStart w:id="33"/>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dental traits</w:t>
      </w:r>
      <w:commentRangeEnd w:id="33"/>
      <w:r w:rsidDel="00000000" w:rsidR="00000000" w:rsidRPr="00000000">
        <w:commentReference w:id="33"/>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measurements for a majority of the taxa represented in our dataset and carried out body mass reconstructions based on </w:t>
      </w:r>
      <w:sdt>
        <w:sdtPr>
          <w:id w:val="1311391226"/>
          <w:tag w:val="goog_rdk_59"/>
        </w:sdtPr>
        <w:sdtContent>
          <w:commentRangeStart w:id="34"/>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most up-to-date</w:t>
      </w:r>
      <w:commentRangeEnd w:id="34"/>
      <w:r w:rsidDel="00000000" w:rsidR="00000000" w:rsidRPr="00000000">
        <w:commentReference w:id="34"/>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sets of predictive equations. We further analysed chinchilloid diversity and diversification dynamics throughout their entire evolutionary history using state-of-the-art preservation-aware methodological frameworks, and sought for their likely environmental drivers, allowing rate variation across time and </w:t>
      </w:r>
      <w:sdt>
        <w:sdtPr>
          <w:id w:val="-624469599"/>
          <w:tag w:val="goog_rdk_60"/>
        </w:sdtPr>
        <w:sdtContent>
          <w:commentRangeStart w:id="35"/>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body size categories</w:t>
      </w:r>
      <w:commentRangeEnd w:id="35"/>
      <w:r w:rsidDel="00000000" w:rsidR="00000000" w:rsidRPr="00000000">
        <w:commentReference w:id="35"/>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heading=h.bj4gd6dqb0tc" w:id="1"/>
      <w:bookmarkEnd w:id="1"/>
      <w:r w:rsidDel="00000000" w:rsidR="00000000" w:rsidRPr="00000000">
        <w:rPr>
          <w:rtl w:val="0"/>
        </w:rPr>
        <w:t xml:space="preserve">Materials and Methods</w:t>
      </w:r>
      <w:r w:rsidDel="00000000" w:rsidR="00000000" w:rsidRPr="00000000">
        <w:rPr>
          <w:rtl w:val="0"/>
        </w:rPr>
      </w:r>
    </w:p>
    <w:p w:rsidR="00000000" w:rsidDel="00000000" w:rsidP="00000000" w:rsidRDefault="00000000" w:rsidRPr="00000000" w14:paraId="00000010">
      <w:pPr>
        <w:pStyle w:val="Heading2"/>
        <w:keepNext w:val="0"/>
        <w:keepLines w:val="0"/>
        <w:spacing w:after="80" w:before="360" w:line="360" w:lineRule="auto"/>
        <w:jc w:val="both"/>
        <w:rPr/>
      </w:pPr>
      <w:bookmarkStart w:colFirst="0" w:colLast="0" w:name="_heading=h.q915z2o93v8l" w:id="2"/>
      <w:bookmarkEnd w:id="2"/>
      <w:sdt>
        <w:sdtPr>
          <w:id w:val="792994857"/>
          <w:tag w:val="goog_rdk_61"/>
        </w:sdtPr>
        <w:sdtContent>
          <w:commentRangeStart w:id="36"/>
        </w:sdtContent>
      </w:sdt>
      <w:sdt>
        <w:sdtPr>
          <w:id w:val="-360208634"/>
          <w:tag w:val="goog_rdk_62"/>
        </w:sdtPr>
        <w:sdtContent>
          <w:commentRangeStart w:id="37"/>
        </w:sdtContent>
      </w:sdt>
      <w:r w:rsidDel="00000000" w:rsidR="00000000" w:rsidRPr="00000000">
        <w:rPr>
          <w:sz w:val="26"/>
          <w:szCs w:val="26"/>
          <w:rtl w:val="0"/>
        </w:rPr>
        <w:t xml:space="preserve">Fossil </w:t>
      </w:r>
      <w:commentRangeEnd w:id="37"/>
      <w:r w:rsidDel="00000000" w:rsidR="00000000" w:rsidRPr="00000000">
        <w:commentReference w:id="37"/>
      </w:r>
      <w:r w:rsidDel="00000000" w:rsidR="00000000" w:rsidRPr="00000000">
        <w:rPr>
          <w:sz w:val="26"/>
          <w:szCs w:val="26"/>
          <w:rtl w:val="0"/>
        </w:rPr>
        <w:t xml:space="preserve">occurrence database</w:t>
      </w:r>
      <w:commentRangeEnd w:id="36"/>
      <w:r w:rsidDel="00000000" w:rsidR="00000000" w:rsidRPr="00000000">
        <w:commentReference w:id="36"/>
      </w:r>
      <w:r w:rsidDel="00000000" w:rsidR="00000000" w:rsidRPr="00000000">
        <w:rPr>
          <w:rtl w:val="0"/>
        </w:rPr>
      </w:r>
    </w:p>
    <w:sdt>
      <w:sdtPr>
        <w:id w:val="-1848745390"/>
        <w:tag w:val="goog_rdk_87"/>
      </w:sdtPr>
      <w:sdtContent>
        <w:p w:rsidR="00000000" w:rsidDel="00000000" w:rsidP="00000000" w:rsidRDefault="00000000" w:rsidRPr="00000000" w14:paraId="00000011">
          <w:pPr>
            <w:spacing w:after="180" w:before="180" w:line="360" w:lineRule="auto"/>
            <w:ind w:firstLine="720"/>
            <w:jc w:val="both"/>
            <w:rPr/>
            <w:pPrChange w:author="Myriam Boivin" w:id="0" w:date="2026-01-19T15:44:17Z">
              <w:pPr>
                <w:spacing w:after="180" w:before="180" w:line="360" w:lineRule="auto"/>
                <w:jc w:val="both"/>
              </w:pPr>
            </w:pPrChange>
          </w:pPr>
          <w:r w:rsidDel="00000000" w:rsidR="00000000" w:rsidRPr="00000000">
            <w:rPr>
              <w:rtl w:val="0"/>
            </w:rPr>
            <w:t xml:space="preserve">We downloaded genus- and species-level fossil occurrences of Chinchilloidea from The Paleobiology Database (https://paleobiodb.org). Each entry was then checked and, if necessary, updated by us</w:t>
          </w:r>
          <w:sdt>
            <w:sdtPr>
              <w:id w:val="-1240603411"/>
              <w:tag w:val="goog_rdk_63"/>
            </w:sdtPr>
            <w:sdtContent>
              <w:ins w:author="Myriam Boivin" w:id="13" w:date="2026-01-19T15:26:38Z">
                <w:r w:rsidDel="00000000" w:rsidR="00000000" w:rsidRPr="00000000">
                  <w:rPr>
                    <w:rtl w:val="0"/>
                  </w:rPr>
                  <w:t xml:space="preserve"> (taxonomic name, fossiliferous locality and geologic formation, age range)</w:t>
                </w:r>
              </w:ins>
            </w:sdtContent>
          </w:sdt>
          <w:r w:rsidDel="00000000" w:rsidR="00000000" w:rsidRPr="00000000">
            <w:rPr>
              <w:rtl w:val="0"/>
            </w:rPr>
            <w:t xml:space="preserve">. </w:t>
          </w:r>
          <w:sdt>
            <w:sdtPr>
              <w:id w:val="-371988891"/>
              <w:tag w:val="goog_rdk_64"/>
            </w:sdtPr>
            <w:sdtContent>
              <w:ins w:author="Myriam Boivin" w:id="14" w:date="2026-01-19T17:40:47Z">
                <w:r w:rsidDel="00000000" w:rsidR="00000000" w:rsidRPr="00000000">
                  <w:rPr>
                    <w:rtl w:val="0"/>
                  </w:rPr>
                  <w:t xml:space="preserve">We tried to give the most precise age range on the basis of the data available in literature, firstly searching limits for the fossiliferous level(s), then increasing to the member, formation or locality level in </w:t>
                </w:r>
              </w:ins>
              <w:sdt>
                <w:sdtPr>
                  <w:id w:val="1420618171"/>
                  <w:tag w:val="goog_rdk_65"/>
                </w:sdtPr>
                <w:sdtContent>
                  <w:ins w:author="Myriam Boivin" w:id="14" w:date="2026-01-19T17:40:47Z">
                    <w:r w:rsidDel="00000000" w:rsidR="00000000" w:rsidRPr="00000000">
                      <w:rPr>
                        <w:rtl w:val="0"/>
                        <w:rPrChange w:author="Myriam Boivin" w:id="15" w:date="2026-01-19T17:40:47Z">
                          <w:rPr/>
                        </w:rPrChange>
                      </w:rPr>
                      <w:t xml:space="preserve">case the</w:t>
                    </w:r>
                  </w:ins>
                </w:sdtContent>
              </w:sdt>
              <w:ins w:author="Myriam Boivin" w:id="14" w:date="2026-01-19T17:40:47Z">
                <w:r w:rsidDel="00000000" w:rsidR="00000000" w:rsidRPr="00000000">
                  <w:rPr>
                    <w:rtl w:val="0"/>
                  </w:rPr>
                  <w:t xml:space="preserve"> first did not exist. We updated some ages previously published given recent c</w:t>
                </w:r>
                <w:sdt>
                  <w:sdtPr>
                    <w:id w:val="1589326692"/>
                    <w:tag w:val="goog_rdk_66"/>
                  </w:sdtPr>
                  <w:sdtContent>
                    <w:r w:rsidDel="00000000" w:rsidR="00000000" w:rsidRPr="00000000">
                      <w:rPr>
                        <w:rtl w:val="0"/>
                        <w:rPrChange w:author="Myriam Boivin" w:id="15" w:date="2026-01-19T17:40:47Z">
                          <w:rPr/>
                        </w:rPrChange>
                      </w:rPr>
                      <w:t xml:space="preserve">hronostratigraphic (International Chronostratigraphic Chart 2024/12; Cohen et al. 2025) </w:t>
                    </w:r>
                  </w:sdtContent>
                </w:sdt>
                <w:sdt>
                  <w:sdtPr>
                    <w:id w:val="200164333"/>
                    <w:tag w:val="goog_rdk_67"/>
                  </w:sdtPr>
                  <w:sdtContent>
                    <w:r w:rsidDel="00000000" w:rsidR="00000000" w:rsidRPr="00000000">
                      <w:rPr>
                        <w:rtl w:val="0"/>
                        <w:rPrChange w:author="Myriam Boivin" w:id="15" w:date="2026-01-19T17:40:47Z">
                          <w:rPr/>
                        </w:rPrChange>
                      </w:rPr>
                      <w:t xml:space="preserve">and geomagnetic (</w:t>
                    </w:r>
                  </w:sdtContent>
                </w:sdt>
                <w:sdt>
                  <w:sdtPr>
                    <w:id w:val="-2074934491"/>
                    <w:tag w:val="goog_rdk_68"/>
                  </w:sdtPr>
                  <w:sdtContent>
                    <w:r w:rsidDel="00000000" w:rsidR="00000000" w:rsidRPr="00000000">
                      <w:rPr>
                        <w:rtl w:val="0"/>
                        <w:rPrChange w:author="Myriam Boivin" w:id="15" w:date="2026-01-19T17:40:47Z">
                          <w:rPr/>
                        </w:rPrChange>
                      </w:rPr>
                      <w:t xml:space="preserve">Ogg 2020) </w:t>
                    </w:r>
                  </w:sdtContent>
                </w:sdt>
                <w:sdt>
                  <w:sdtPr>
                    <w:id w:val="-2077924137"/>
                    <w:tag w:val="goog_rdk_69"/>
                  </w:sdtPr>
                  <w:sdtContent>
                    <w:r w:rsidDel="00000000" w:rsidR="00000000" w:rsidRPr="00000000">
                      <w:rPr>
                        <w:rtl w:val="0"/>
                        <w:rPrChange w:author="Myriam Boivin" w:id="15" w:date="2026-01-19T17:40:47Z">
                          <w:rPr/>
                        </w:rPrChange>
                      </w:rPr>
                      <w:t xml:space="preserve">scales. The SALMA limits are based on</w:t>
                    </w:r>
                  </w:sdtContent>
                </w:sdt>
                <w:sdt>
                  <w:sdtPr>
                    <w:id w:val="-725436513"/>
                    <w:tag w:val="goog_rdk_70"/>
                  </w:sdtPr>
                  <w:sdtContent>
                    <w:r w:rsidDel="00000000" w:rsidR="00000000" w:rsidRPr="00000000">
                      <w:rPr>
                        <w:rtl w:val="0"/>
                        <w:rPrChange w:author="Myriam Boivin" w:id="15" w:date="2026-01-19T17:40:47Z">
                          <w:rPr/>
                        </w:rPrChange>
                      </w:rPr>
                      <w:t xml:space="preserve"> Dunn et al. (2013), Brandoni et al. (2016), Fernicola et al. (2019), Cuitiño et al. (2021) and Romano et al. (2023).</w:t>
                    </w:r>
                  </w:sdtContent>
                </w:sdt>
                <w:sdt>
                  <w:sdtPr>
                    <w:id w:val="792831134"/>
                    <w:tag w:val="goog_rdk_71"/>
                  </w:sdtPr>
                  <w:sdtContent>
                    <w:r w:rsidDel="00000000" w:rsidR="00000000" w:rsidRPr="00000000">
                      <w:rPr>
                        <w:rtl w:val="0"/>
                        <w:rPrChange w:author="Myriam Boivin" w:id="15" w:date="2026-01-19T17:40:47Z">
                          <w:rPr/>
                        </w:rPrChange>
                      </w:rPr>
                      <w:t xml:space="preserve"> </w:t>
                    </w:r>
                  </w:sdtContent>
                </w:sdt>
              </w:ins>
            </w:sdtContent>
          </w:sdt>
          <w:sdt>
            <w:sdtPr>
              <w:id w:val="920827917"/>
              <w:tag w:val="goog_rdk_72"/>
            </w:sdtPr>
            <w:sdtContent>
              <w:commentRangeStart w:id="38"/>
            </w:sdtContent>
          </w:sdt>
          <w:r w:rsidDel="00000000" w:rsidR="00000000" w:rsidRPr="00000000">
            <w:rPr>
              <w:rtl w:val="0"/>
            </w:rPr>
            <w:t xml:space="preserve">We excluded occurrences with open nomenclature names (</w:t>
          </w:r>
          <w:r w:rsidDel="00000000" w:rsidR="00000000" w:rsidRPr="00000000">
            <w:rPr>
              <w:i w:val="1"/>
              <w:iCs w:val="1"/>
              <w:rtl w:val="0"/>
            </w:rPr>
            <w:t xml:space="preserve">cf</w:t>
          </w:r>
          <w:sdt>
            <w:sdtPr>
              <w:id w:val="-1116713709"/>
              <w:tag w:val="goog_rdk_73"/>
            </w:sdtPr>
            <w:sdtContent>
              <w:r w:rsidDel="00000000" w:rsidR="00000000" w:rsidRPr="00000000">
                <w:rPr>
                  <w:rtl w:val="0"/>
                  <w:rPrChange w:author="Myriam Boivin" w:id="16" w:date="2026-01-19T13:35:45Z">
                    <w:rPr>
                      <w:i w:val="1"/>
                      <w:iCs w:val="1"/>
                    </w:rPr>
                  </w:rPrChange>
                </w:rPr>
                <w:t xml:space="preserve">.</w:t>
              </w:r>
            </w:sdtContent>
          </w:sdt>
          <w:r w:rsidDel="00000000" w:rsidR="00000000" w:rsidRPr="00000000">
            <w:rPr>
              <w:rtl w:val="0"/>
            </w:rPr>
            <w:t xml:space="preserve">, </w:t>
          </w:r>
          <w:r w:rsidDel="00000000" w:rsidR="00000000" w:rsidRPr="00000000">
            <w:rPr>
              <w:i w:val="1"/>
              <w:iCs w:val="1"/>
              <w:rtl w:val="0"/>
            </w:rPr>
            <w:t xml:space="preserve">aff</w:t>
          </w:r>
          <w:sdt>
            <w:sdtPr>
              <w:id w:val="-1130505432"/>
              <w:tag w:val="goog_rdk_74"/>
            </w:sdtPr>
            <w:sdtContent>
              <w:r w:rsidDel="00000000" w:rsidR="00000000" w:rsidRPr="00000000">
                <w:rPr>
                  <w:rtl w:val="0"/>
                  <w:rPrChange w:author="Myriam Boivin" w:id="17" w:date="2026-01-19T13:35:48Z">
                    <w:rPr>
                      <w:i w:val="1"/>
                      <w:iCs w:val="1"/>
                    </w:rPr>
                  </w:rPrChange>
                </w:rPr>
                <w:t xml:space="preserve">.</w:t>
              </w:r>
            </w:sdtContent>
          </w:sdt>
          <w:r w:rsidDel="00000000" w:rsidR="00000000" w:rsidRPr="00000000">
            <w:rPr>
              <w:rtl w:val="0"/>
            </w:rPr>
            <w:t xml:space="preserve">, </w:t>
          </w:r>
          <w:sdt>
            <w:sdtPr>
              <w:id w:val="-2134369190"/>
              <w:tag w:val="goog_rdk_75"/>
            </w:sdtPr>
            <w:sdtContent>
              <w:r w:rsidDel="00000000" w:rsidR="00000000" w:rsidRPr="00000000">
                <w:rPr>
                  <w:rtl w:val="0"/>
                  <w:rPrChange w:author="Myriam Boivin" w:id="18" w:date="2026-01-19T13:16:54Z">
                    <w:rPr>
                      <w:i w:val="1"/>
                      <w:iCs w:val="1"/>
                    </w:rPr>
                  </w:rPrChange>
                </w:rPr>
                <w:t xml:space="preserve">?</w:t>
              </w:r>
            </w:sdtContent>
          </w:sdt>
          <w:r w:rsidDel="00000000" w:rsidR="00000000" w:rsidRPr="00000000">
            <w:rPr>
              <w:rtl w:val="0"/>
            </w:rPr>
            <w:t xml:space="preserve">).</w:t>
          </w:r>
          <w:commentRangeEnd w:id="38"/>
          <w:r w:rsidDel="00000000" w:rsidR="00000000" w:rsidRPr="00000000">
            <w:commentReference w:id="38"/>
          </w:r>
          <w:r w:rsidDel="00000000" w:rsidR="00000000" w:rsidRPr="00000000">
            <w:rPr>
              <w:rtl w:val="0"/>
            </w:rPr>
            <w:t xml:space="preserve"> This compilation was further complemented by an extensive literature review</w:t>
          </w:r>
          <w:sdt>
            <w:sdtPr>
              <w:id w:val="-2099430126"/>
              <w:tag w:val="goog_rdk_76"/>
            </w:sdtPr>
            <w:sdtContent>
              <w:ins w:author="Myriam Boivin" w:id="19" w:date="2026-01-19T15:22:02Z">
                <w:r w:rsidDel="00000000" w:rsidR="00000000" w:rsidRPr="00000000">
                  <w:rPr>
                    <w:rtl w:val="0"/>
                  </w:rPr>
                  <w:t xml:space="preserve"> </w:t>
                </w:r>
              </w:ins>
              <w:sdt>
                <w:sdtPr>
                  <w:id w:val="1926656246"/>
                  <w:tag w:val="goog_rdk_77"/>
                </w:sdtPr>
                <w:sdtContent>
                  <w:ins w:author="Myriam Boivin" w:id="19" w:date="2026-01-19T15:22:02Z">
                    <w:r w:rsidDel="00000000" w:rsidR="00000000" w:rsidRPr="00000000">
                      <w:rPr>
                        <w:rtl w:val="0"/>
                        <w:rPrChange w:author="Myriam Boivin" w:id="20" w:date="2026-01-19T15:22:02Z">
                          <w:rPr/>
                        </w:rPrChange>
                      </w:rPr>
                      <w:t xml:space="preserve">conducted </w:t>
                    </w:r>
                  </w:ins>
                </w:sdtContent>
              </w:sdt>
              <w:ins w:author="Myriam Boivin" w:id="19" w:date="2026-01-19T15:22:02Z">
                <w:r w:rsidDel="00000000" w:rsidR="00000000" w:rsidRPr="00000000">
                  <w:rPr>
                    <w:rtl w:val="0"/>
                  </w:rPr>
                  <w:t xml:space="preserve">up to </w:t>
                </w:r>
                <w:sdt>
                  <w:sdtPr>
                    <w:id w:val="-4992588"/>
                    <w:tag w:val="goog_rdk_78"/>
                  </w:sdtPr>
                  <w:sdtContent>
                    <w:r w:rsidDel="00000000" w:rsidR="00000000" w:rsidRPr="00000000">
                      <w:rPr>
                        <w:rtl w:val="0"/>
                        <w:rPrChange w:author="Myriam Boivin" w:id="20" w:date="2026-01-19T15:22:02Z">
                          <w:rPr/>
                        </w:rPrChange>
                      </w:rPr>
                      <w:t xml:space="preserve">October</w:t>
                    </w:r>
                  </w:sdtContent>
                </w:sdt>
                <w:r w:rsidDel="00000000" w:rsidR="00000000" w:rsidRPr="00000000">
                  <w:rPr>
                    <w:rtl w:val="0"/>
                  </w:rPr>
                  <w:t xml:space="preserve"> 2025, </w:t>
                </w:r>
                <w:sdt>
                  <w:sdtPr>
                    <w:id w:val="-407529759"/>
                    <w:tag w:val="goog_rdk_79"/>
                  </w:sdtPr>
                  <w:sdtContent>
                    <w:r w:rsidDel="00000000" w:rsidR="00000000" w:rsidRPr="00000000">
                      <w:rPr>
                        <w:rtl w:val="0"/>
                        <w:rPrChange w:author="Myriam Boivin" w:id="20" w:date="2026-01-19T15:22:02Z">
                          <w:rPr/>
                        </w:rPrChange>
                      </w:rPr>
                      <w:t xml:space="preserve">which enabled the removal of duplicates and the incorporation of missing published data</w:t>
                    </w:r>
                  </w:sdtContent>
                </w:sdt>
              </w:ins>
            </w:sdtContent>
          </w:sdt>
          <w:r w:rsidDel="00000000" w:rsidR="00000000" w:rsidRPr="00000000">
            <w:rPr>
              <w:rtl w:val="0"/>
            </w:rPr>
            <w:t xml:space="preserve">. To get an exhaustive and unbiased sampling of the clade’s extant diversity, one occurrence of modern age </w:t>
          </w:r>
          <w:sdt>
            <w:sdtPr>
              <w:id w:val="-1862252722"/>
              <w:tag w:val="goog_rdk_80"/>
            </w:sdtPr>
            <w:sdtContent>
              <w:commentRangeStart w:id="39"/>
            </w:sdtContent>
          </w:sdt>
          <w:r w:rsidDel="00000000" w:rsidR="00000000" w:rsidRPr="00000000">
            <w:rPr>
              <w:rtl w:val="0"/>
            </w:rPr>
            <w:t xml:space="preserve">(</w:t>
          </w:r>
          <w:r w:rsidDel="00000000" w:rsidR="00000000" w:rsidRPr="00000000">
            <w:rPr>
              <w:i w:val="1"/>
              <w:iCs w:val="1"/>
              <w:rtl w:val="0"/>
            </w:rPr>
            <w:t xml:space="preserve">i</w:t>
          </w:r>
          <w:r w:rsidDel="00000000" w:rsidR="00000000" w:rsidRPr="00000000">
            <w:rPr>
              <w:rtl w:val="0"/>
            </w:rPr>
            <w:t xml:space="preserve">.</w:t>
          </w:r>
          <w:r w:rsidDel="00000000" w:rsidR="00000000" w:rsidRPr="00000000">
            <w:rPr>
              <w:i w:val="1"/>
              <w:iCs w:val="1"/>
              <w:rtl w:val="0"/>
            </w:rPr>
            <w:t xml:space="preserve">e</w:t>
          </w:r>
          <w:r w:rsidDel="00000000" w:rsidR="00000000" w:rsidRPr="00000000">
            <w:rPr>
              <w:rtl w:val="0"/>
            </w:rPr>
            <w:t xml:space="preserve">., ) </w:t>
          </w:r>
          <w:commentRangeEnd w:id="39"/>
          <w:r w:rsidDel="00000000" w:rsidR="00000000" w:rsidRPr="00000000">
            <w:commentReference w:id="39"/>
          </w:r>
          <w:r w:rsidDel="00000000" w:rsidR="00000000" w:rsidRPr="00000000">
            <w:rPr>
              <w:rtl w:val="0"/>
            </w:rPr>
            <w:t xml:space="preserve">was added for each of the seven extant chinchilloid species, even for those not represented in the fossil record. This resulted in one species-level database (</w:t>
          </w:r>
          <w:sdt>
            <w:sdtPr>
              <w:id w:val="-925440070"/>
              <w:tag w:val="goog_rdk_81"/>
            </w:sdtPr>
            <w:sdtContent>
              <w:commentRangeStart w:id="40"/>
            </w:sdtContent>
          </w:sdt>
          <w:r w:rsidDel="00000000" w:rsidR="00000000" w:rsidRPr="00000000">
            <w:rPr>
              <w:rtl w:val="0"/>
            </w:rPr>
            <w:t xml:space="preserve">493</w:t>
          </w:r>
          <w:commentRangeEnd w:id="40"/>
          <w:r w:rsidDel="00000000" w:rsidR="00000000" w:rsidRPr="00000000">
            <w:commentReference w:id="40"/>
          </w:r>
          <w:r w:rsidDel="00000000" w:rsidR="00000000" w:rsidRPr="00000000">
            <w:rPr>
              <w:rtl w:val="0"/>
            </w:rPr>
            <w:t xml:space="preserve"> occurrences, 13</w:t>
          </w:r>
          <w:sdt>
            <w:sdtPr>
              <w:id w:val="-233762484"/>
              <w:tag w:val="goog_rdk_82"/>
            </w:sdtPr>
            <w:sdtContent>
              <w:ins w:author="Myriam Boivin" w:id="21" w:date="2026-01-19T15:38:21Z">
                <w:r w:rsidDel="00000000" w:rsidR="00000000" w:rsidRPr="00000000">
                  <w:rPr>
                    <w:rtl w:val="0"/>
                  </w:rPr>
                  <w:t xml:space="preserve">6</w:t>
                </w:r>
              </w:ins>
            </w:sdtContent>
          </w:sdt>
          <w:sdt>
            <w:sdtPr>
              <w:id w:val="-1658670852"/>
              <w:tag w:val="goog_rdk_83"/>
            </w:sdtPr>
            <w:sdtContent>
              <w:del w:author="Myriam Boivin" w:id="21" w:date="2026-01-19T15:38:21Z">
                <w:r w:rsidDel="00000000" w:rsidR="00000000" w:rsidRPr="00000000">
                  <w:rPr>
                    <w:rtl w:val="0"/>
                  </w:rPr>
                  <w:delText xml:space="preserve">7</w:delText>
                </w:r>
              </w:del>
            </w:sdtContent>
          </w:sdt>
          <w:r w:rsidDel="00000000" w:rsidR="00000000" w:rsidRPr="00000000">
            <w:rPr>
              <w:rtl w:val="0"/>
            </w:rPr>
            <w:t xml:space="preserve"> species, including 72 singletons) and one genus-level database (</w:t>
          </w:r>
          <w:sdt>
            <w:sdtPr>
              <w:id w:val="-79714267"/>
              <w:tag w:val="goog_rdk_84"/>
            </w:sdtPr>
            <w:sdtContent>
              <w:commentRangeStart w:id="41"/>
            </w:sdtContent>
          </w:sdt>
          <w:r w:rsidDel="00000000" w:rsidR="00000000" w:rsidRPr="00000000">
            <w:rPr>
              <w:rtl w:val="0"/>
            </w:rPr>
            <w:t xml:space="preserve">709</w:t>
          </w:r>
          <w:commentRangeEnd w:id="41"/>
          <w:r w:rsidDel="00000000" w:rsidR="00000000" w:rsidRPr="00000000">
            <w:commentReference w:id="41"/>
          </w:r>
          <w:r w:rsidDel="00000000" w:rsidR="00000000" w:rsidRPr="00000000">
            <w:rPr>
              <w:rtl w:val="0"/>
            </w:rPr>
            <w:t xml:space="preserve"> occurrences, </w:t>
          </w:r>
          <w:sdt>
            <w:sdtPr>
              <w:id w:val="129701345"/>
              <w:tag w:val="goog_rdk_85"/>
            </w:sdtPr>
            <w:sdtContent>
              <w:ins w:author="Myriam Boivin" w:id="22" w:date="2026-01-19T15:38:35Z">
                <w:r w:rsidDel="00000000" w:rsidR="00000000" w:rsidRPr="00000000">
                  <w:rPr>
                    <w:rtl w:val="0"/>
                  </w:rPr>
                  <w:t xml:space="preserve">59</w:t>
                </w:r>
              </w:ins>
            </w:sdtContent>
          </w:sdt>
          <w:sdt>
            <w:sdtPr>
              <w:id w:val="-1607116326"/>
              <w:tag w:val="goog_rdk_86"/>
            </w:sdtPr>
            <w:sdtContent>
              <w:del w:author="Myriam Boivin" w:id="22" w:date="2026-01-19T15:38:35Z">
                <w:r w:rsidDel="00000000" w:rsidR="00000000" w:rsidRPr="00000000">
                  <w:rPr>
                    <w:rtl w:val="0"/>
                  </w:rPr>
                  <w:delText xml:space="preserve">64 </w:delText>
                </w:r>
              </w:del>
            </w:sdtContent>
          </w:sdt>
          <w:r w:rsidDel="00000000" w:rsidR="00000000" w:rsidRPr="00000000">
            <w:rPr>
              <w:rtl w:val="0"/>
            </w:rPr>
            <w:t xml:space="preserve">genera, including 20 singletons), spanning the clade’s entire lifespan (from latest Eocene to present).</w:t>
          </w:r>
        </w:p>
      </w:sdtContent>
    </w:sdt>
    <w:sdt>
      <w:sdtPr>
        <w:id w:val="-109413942"/>
        <w:tag w:val="goog_rdk_91"/>
      </w:sdtPr>
      <w:sdtContent>
        <w:p w:rsidR="00000000" w:rsidDel="00000000" w:rsidP="00000000" w:rsidRDefault="00000000" w:rsidRPr="00000000" w14:paraId="00000012">
          <w:pPr>
            <w:spacing w:after="180" w:before="180" w:line="360" w:lineRule="auto"/>
            <w:ind w:firstLine="720"/>
            <w:jc w:val="both"/>
            <w:rPr/>
            <w:pPrChange w:author="Myriam Boivin" w:id="0" w:date="2026-01-19T15:44:18Z">
              <w:pPr>
                <w:spacing w:after="180" w:before="180" w:line="360" w:lineRule="auto"/>
                <w:jc w:val="both"/>
              </w:pPr>
            </w:pPrChange>
          </w:pPr>
          <w:sdt>
            <w:sdtPr>
              <w:id w:val="165493526"/>
              <w:tag w:val="goog_rdk_88"/>
            </w:sdtPr>
            <w:sdtContent>
              <w:commentRangeStart w:id="42"/>
            </w:sdtContent>
          </w:sdt>
          <w:r w:rsidDel="00000000" w:rsidR="00000000" w:rsidRPr="00000000">
            <w:rPr>
              <w:rtl w:val="0"/>
            </w:rPr>
            <w:t xml:space="preserve">On the basis of their sampling location, occurrences were binned into three spatial domains: Tropical, Extratropical and Caribbean (Figure S1). </w:t>
          </w:r>
          <w:commentRangeEnd w:id="42"/>
          <w:r w:rsidDel="00000000" w:rsidR="00000000" w:rsidRPr="00000000">
            <w:commentReference w:id="42"/>
          </w:r>
          <w:r w:rsidDel="00000000" w:rsidR="00000000" w:rsidRPr="00000000">
            <w:rPr>
              <w:rtl w:val="0"/>
            </w:rPr>
            <w:t xml:space="preserve">Due to the immensely parcellar fossil record of the West Indies, the latter domain – only encompassing </w:t>
          </w:r>
          <w:sdt>
            <w:sdtPr>
              <w:id w:val="163085924"/>
              <w:tag w:val="goog_rdk_89"/>
            </w:sdtPr>
            <w:sdtContent>
              <w:ins w:author="Myriam Boivin" w:id="24" w:date="2026-01-19T15:14:27Z">
                <w:r w:rsidDel="00000000" w:rsidR="00000000" w:rsidRPr="00000000">
                  <w:rPr>
                    <w:rtl w:val="0"/>
                  </w:rPr>
                  <w:t xml:space="preserve">five</w:t>
                </w:r>
              </w:ins>
            </w:sdtContent>
          </w:sdt>
          <w:sdt>
            <w:sdtPr>
              <w:id w:val="1026296588"/>
              <w:tag w:val="goog_rdk_90"/>
            </w:sdtPr>
            <w:sdtContent>
              <w:del w:author="Myriam Boivin" w:id="24" w:date="2026-01-19T15:14:27Z">
                <w:r w:rsidDel="00000000" w:rsidR="00000000" w:rsidRPr="00000000">
                  <w:rPr>
                    <w:rtl w:val="0"/>
                  </w:rPr>
                  <w:delText xml:space="preserve">5</w:delText>
                </w:r>
              </w:del>
            </w:sdtContent>
          </w:sdt>
          <w:r w:rsidDel="00000000" w:rsidR="00000000" w:rsidRPr="00000000">
            <w:rPr>
              <w:rtl w:val="0"/>
            </w:rPr>
            <w:t xml:space="preserve"> species, </w:t>
          </w:r>
          <w:r w:rsidDel="00000000" w:rsidR="00000000" w:rsidRPr="00000000">
            <w:rPr>
              <w:i w:val="1"/>
              <w:iCs w:val="1"/>
              <w:rtl w:val="0"/>
            </w:rPr>
            <w:t xml:space="preserve">Borikenomys praecursor</w:t>
          </w:r>
          <w:r w:rsidDel="00000000" w:rsidR="00000000" w:rsidRPr="00000000">
            <w:rPr>
              <w:rtl w:val="0"/>
            </w:rPr>
            <w:t xml:space="preserve">, </w:t>
          </w:r>
          <w:r w:rsidDel="00000000" w:rsidR="00000000" w:rsidRPr="00000000">
            <w:rPr>
              <w:i w:val="1"/>
              <w:iCs w:val="1"/>
              <w:rtl w:val="0"/>
            </w:rPr>
            <w:t xml:space="preserve">Amblirhiza inundata</w:t>
          </w:r>
          <w:r w:rsidDel="00000000" w:rsidR="00000000" w:rsidRPr="00000000">
            <w:rPr>
              <w:rtl w:val="0"/>
            </w:rPr>
            <w:t xml:space="preserve">, </w:t>
          </w:r>
          <w:r w:rsidDel="00000000" w:rsidR="00000000" w:rsidRPr="00000000">
            <w:rPr>
              <w:i w:val="1"/>
              <w:iCs w:val="1"/>
              <w:rtl w:val="0"/>
            </w:rPr>
            <w:t xml:space="preserve">Elasmodontomys obliquus</w:t>
          </w:r>
          <w:r w:rsidDel="00000000" w:rsidR="00000000" w:rsidRPr="00000000">
            <w:rPr>
              <w:rtl w:val="0"/>
            </w:rPr>
            <w:t xml:space="preserve">, </w:t>
          </w:r>
          <w:r w:rsidDel="00000000" w:rsidR="00000000" w:rsidRPr="00000000">
            <w:rPr>
              <w:i w:val="1"/>
              <w:iCs w:val="1"/>
              <w:rtl w:val="0"/>
            </w:rPr>
            <w:t xml:space="preserve">Clidomys osborni</w:t>
          </w:r>
          <w:r w:rsidDel="00000000" w:rsidR="00000000" w:rsidRPr="00000000">
            <w:rPr>
              <w:rtl w:val="0"/>
            </w:rPr>
            <w:t xml:space="preserve"> and </w:t>
          </w:r>
          <w:r w:rsidDel="00000000" w:rsidR="00000000" w:rsidRPr="00000000">
            <w:rPr>
              <w:i w:val="1"/>
              <w:iCs w:val="1"/>
              <w:rtl w:val="0"/>
            </w:rPr>
            <w:t xml:space="preserve">Quemisia gravis</w:t>
          </w:r>
          <w:r w:rsidDel="00000000" w:rsidR="00000000" w:rsidRPr="00000000">
            <w:rPr>
              <w:rtl w:val="0"/>
            </w:rPr>
            <w:t xml:space="preserve"> – was very structured in time, only covering the Quaternary, with the notable exception of a single early Oligocene occurrence (</w:t>
          </w:r>
          <w:r w:rsidDel="00000000" w:rsidR="00000000" w:rsidRPr="00000000">
            <w:rPr>
              <w:i w:val="1"/>
              <w:iCs w:val="1"/>
              <w:rtl w:val="0"/>
            </w:rPr>
            <w:t xml:space="preserve">B. praecursor</w:t>
          </w:r>
          <w:r w:rsidDel="00000000" w:rsidR="00000000" w:rsidRPr="00000000">
            <w:rPr>
              <w:rtl w:val="0"/>
            </w:rPr>
            <w:t xml:space="preserve">).</w:t>
          </w:r>
        </w:p>
      </w:sdtContent>
    </w:sdt>
    <w:p w:rsidR="00000000" w:rsidDel="00000000" w:rsidP="00000000" w:rsidRDefault="00000000" w:rsidRPr="00000000" w14:paraId="00000013">
      <w:pPr>
        <w:pStyle w:val="Heading2"/>
        <w:keepNext w:val="0"/>
        <w:keepLines w:val="0"/>
        <w:spacing w:after="80" w:before="360" w:line="360" w:lineRule="auto"/>
        <w:jc w:val="both"/>
        <w:rPr/>
      </w:pPr>
      <w:bookmarkStart w:colFirst="0" w:colLast="0" w:name="_heading=h.3qtg6rgizju9" w:id="3"/>
      <w:bookmarkEnd w:id="3"/>
      <w:r w:rsidDel="00000000" w:rsidR="00000000" w:rsidRPr="00000000">
        <w:rPr>
          <w:sz w:val="26"/>
          <w:szCs w:val="26"/>
          <w:rtl w:val="0"/>
        </w:rPr>
        <w:t xml:space="preserve">Trait data collection</w:t>
      </w:r>
      <w:r w:rsidDel="00000000" w:rsidR="00000000" w:rsidRPr="00000000">
        <w:rPr>
          <w:rtl w:val="0"/>
        </w:rPr>
      </w:r>
    </w:p>
    <w:sdt>
      <w:sdtPr>
        <w:id w:val="-1272808564"/>
        <w:tag w:val="goog_rdk_97"/>
      </w:sdtPr>
      <w:sdtContent>
        <w:p w:rsidR="00000000" w:rsidDel="00000000" w:rsidP="00000000" w:rsidRDefault="00000000" w:rsidRPr="00000000" w14:paraId="00000014">
          <w:pPr>
            <w:spacing w:after="180" w:before="180" w:line="360" w:lineRule="auto"/>
            <w:ind w:firstLine="720"/>
            <w:jc w:val="both"/>
            <w:rPr>
              <w:ins w:author="Myriam Boivin" w:id="29" w:date="2026-01-19T14:38:07Z"/>
            </w:rPr>
          </w:pPr>
          <w:r w:rsidDel="00000000" w:rsidR="00000000" w:rsidRPr="00000000">
            <w:rPr>
              <w:rtl w:val="0"/>
            </w:rPr>
            <w:t xml:space="preserve">On the basis of body mass reconstructions carried out from </w:t>
          </w:r>
          <w:sdt>
            <w:sdtPr>
              <w:id w:val="1763714340"/>
              <w:tag w:val="goog_rdk_92"/>
            </w:sdtPr>
            <w:sdtContent>
              <w:ins w:author="Myriam Boivin" w:id="26" w:date="2026-01-19T13:19:38Z">
                <w:r w:rsidDel="00000000" w:rsidR="00000000" w:rsidRPr="00000000">
                  <w:rPr>
                    <w:rtl w:val="0"/>
                  </w:rPr>
                  <w:t xml:space="preserve">cranial and </w:t>
                </w:r>
              </w:ins>
            </w:sdtContent>
          </w:sdt>
          <w:r w:rsidDel="00000000" w:rsidR="00000000" w:rsidRPr="00000000">
            <w:rPr>
              <w:rtl w:val="0"/>
            </w:rPr>
            <w:t xml:space="preserve">dental proxies detailed in Boivin et al. (2024), complemented with a literature review, species were classified in </w:t>
          </w:r>
          <w:sdt>
            <w:sdtPr>
              <w:id w:val="1535796494"/>
              <w:tag w:val="goog_rdk_93"/>
            </w:sdtPr>
            <w:sdtContent>
              <w:commentRangeStart w:id="43"/>
            </w:sdtContent>
          </w:sdt>
          <w:r w:rsidDel="00000000" w:rsidR="00000000" w:rsidRPr="00000000">
            <w:rPr>
              <w:rtl w:val="0"/>
            </w:rPr>
            <w:t xml:space="preserve">six body size categories</w:t>
          </w:r>
          <w:commentRangeEnd w:id="43"/>
          <w:r w:rsidDel="00000000" w:rsidR="00000000" w:rsidRPr="00000000">
            <w:commentReference w:id="43"/>
          </w:r>
          <w:r w:rsidDel="00000000" w:rsidR="00000000" w:rsidRPr="00000000">
            <w:rPr>
              <w:rtl w:val="0"/>
            </w:rPr>
            <w:t xml:space="preserve">: XS (&lt;0.5kg), S (0.5–1kg), M (1–10kg), L (10–100kg), XL (100–200kg) and XXL (&gt;200kg</w:t>
          </w:r>
          <w:sdt>
            <w:sdtPr>
              <w:id w:val="1911081718"/>
              <w:tag w:val="goog_rdk_94"/>
            </w:sdtPr>
            <w:sdtContent>
              <w:ins w:author="Myriam Boivin" w:id="27" w:date="2026-01-19T15:58:32Z">
                <w:r w:rsidDel="00000000" w:rsidR="00000000" w:rsidRPr="00000000">
                  <w:rPr>
                    <w:rtl w:val="0"/>
                  </w:rPr>
                  <w:t xml:space="preserve">; </w:t>
                </w:r>
              </w:ins>
              <w:sdt>
                <w:sdtPr>
                  <w:id w:val="-429070844"/>
                  <w:tag w:val="goog_rdk_95"/>
                </w:sdtPr>
                <w:sdtContent>
                  <w:ins w:author="Myriam Boivin" w:id="27" w:date="2026-01-19T15:58:32Z">
                    <w:r w:rsidDel="00000000" w:rsidR="00000000" w:rsidRPr="00000000">
                      <w:rPr>
                        <w:b w:val="1"/>
                        <w:bCs w:val="1"/>
                        <w:rtl w:val="0"/>
                        <w:rPrChange w:author="Myriam Boivin" w:id="28" w:date="2026-01-19T15:58:32Z">
                          <w:rPr/>
                        </w:rPrChange>
                      </w:rPr>
                      <w:t xml:space="preserve">Supp. </w:t>
                    </w:r>
                  </w:ins>
                </w:sdtContent>
              </w:sdt>
              <w:ins w:author="Myriam Boivin" w:id="27" w:date="2026-01-19T15:58:32Z">
                <w:r w:rsidDel="00000000" w:rsidR="00000000" w:rsidRPr="00000000">
                  <w:rPr>
                    <w:rtl w:val="0"/>
                  </w:rPr>
                  <w:t xml:space="preserve">XXX</w:t>
                </w:r>
              </w:ins>
            </w:sdtContent>
          </w:sdt>
          <w:r w:rsidDel="00000000" w:rsidR="00000000" w:rsidRPr="00000000">
            <w:rPr>
              <w:rtl w:val="0"/>
            </w:rPr>
            <w:t xml:space="preserve">).</w:t>
          </w:r>
          <w:sdt>
            <w:sdtPr>
              <w:id w:val="-297442582"/>
              <w:tag w:val="goog_rdk_96"/>
            </w:sdtPr>
            <w:sdtContent>
              <w:ins w:author="Myriam Boivin" w:id="29" w:date="2026-01-19T14:38:07Z">
                <w:r w:rsidDel="00000000" w:rsidR="00000000" w:rsidRPr="00000000">
                  <w:rPr>
                    <w:rtl w:val="0"/>
                  </w:rPr>
                </w:r>
              </w:ins>
            </w:sdtContent>
          </w:sdt>
        </w:p>
      </w:sdtContent>
    </w:sdt>
    <w:p w:rsidR="00000000" w:rsidDel="00000000" w:rsidP="00000000" w:rsidRDefault="00000000" w:rsidRPr="00000000" w14:paraId="00000015">
      <w:pPr>
        <w:spacing w:after="180" w:before="180" w:line="360" w:lineRule="auto"/>
        <w:ind w:firstLine="720"/>
        <w:jc w:val="both"/>
        <w:rPr/>
      </w:pPr>
      <w:sdt>
        <w:sdtPr>
          <w:id w:val="-421539796"/>
          <w:tag w:val="goog_rdk_98"/>
        </w:sdtPr>
        <w:sdtContent>
          <w:ins w:author="Myriam Boivin" w:id="29" w:date="2026-01-19T14:38:07Z">
            <w:r w:rsidDel="00000000" w:rsidR="00000000" w:rsidRPr="00000000">
              <w:rPr>
                <w:rtl w:val="0"/>
              </w:rPr>
              <w:t xml:space="preserve">W</w:t>
            </w:r>
          </w:ins>
          <w:sdt>
            <w:sdtPr>
              <w:id w:val="2072225538"/>
              <w:tag w:val="goog_rdk_99"/>
            </w:sdtPr>
            <w:sdtContent>
              <w:ins w:author="Myriam Boivin" w:id="29" w:date="2026-01-19T14:38:07Z">
                <w:r w:rsidDel="00000000" w:rsidR="00000000" w:rsidRPr="00000000">
                  <w:rPr>
                    <w:rtl w:val="0"/>
                    <w:rPrChange w:author="Myriam Boivin" w:id="30" w:date="2026-01-19T14:38:07Z">
                      <w:rPr/>
                    </w:rPrChange>
                  </w:rPr>
                  <w:t xml:space="preserve">e scored the tooth growth types of the upper molars mainly based on the hypsodonty index (HI), which corresponds to the crown height of a maximum unworn tooth / its anteroposterior length or labiolingual width (Van Valen 1960; Janis 1988; </w:t>
                </w:r>
              </w:ins>
            </w:sdtContent>
          </w:sdt>
          <w:ins w:author="Myriam Boivin" w:id="29" w:date="2026-01-19T14:38:07Z">
            <w:sdt>
              <w:sdtPr>
                <w:id w:val="-945421511"/>
                <w:tag w:val="goog_rdk_100"/>
              </w:sdtPr>
              <w:sdtContent>
                <w:r w:rsidDel="00000000" w:rsidR="00000000" w:rsidRPr="00000000">
                  <w:rPr>
                    <w:b w:val="1"/>
                    <w:bCs w:val="1"/>
                    <w:rtl w:val="0"/>
                    <w:rPrChange w:author="Myriam Boivin" w:id="30" w:date="2026-01-19T14:38:07Z">
                      <w:rPr/>
                    </w:rPrChange>
                  </w:rPr>
                  <w:t xml:space="preserve">Supp.</w:t>
                </w:r>
              </w:sdtContent>
            </w:sdt>
            <w:sdt>
              <w:sdtPr>
                <w:id w:val="-1742306359"/>
                <w:tag w:val="goog_rdk_101"/>
              </w:sdtPr>
              <w:sdtContent>
                <w:r w:rsidDel="00000000" w:rsidR="00000000" w:rsidRPr="00000000">
                  <w:rPr>
                    <w:rtl w:val="0"/>
                    <w:rPrChange w:author="Myriam Boivin" w:id="30" w:date="2026-01-19T14:38:07Z">
                      <w:rPr/>
                    </w:rPrChange>
                  </w:rPr>
                  <w:t xml:space="preserve"> XXX</w:t>
                </w:r>
              </w:sdtContent>
            </w:sdt>
            <w:sdt>
              <w:sdtPr>
                <w:id w:val="1164609324"/>
                <w:tag w:val="goog_rdk_102"/>
              </w:sdtPr>
              <w:sdtContent>
                <w:r w:rsidDel="00000000" w:rsidR="00000000" w:rsidRPr="00000000">
                  <w:rPr>
                    <w:rtl w:val="0"/>
                    <w:rPrChange w:author="Myriam Boivin" w:id="30" w:date="2026-01-19T14:38:07Z">
                      <w:rPr/>
                    </w:rPrChange>
                  </w:rPr>
                  <w:t xml:space="preserve">). We recognized</w:t>
                </w:r>
              </w:sdtContent>
            </w:sdt>
            <w:sdt>
              <w:sdtPr>
                <w:id w:val="1950124150"/>
                <w:tag w:val="goog_rdk_103"/>
              </w:sdtPr>
              <w:sdtContent>
                <w:commentRangeStart w:id="44"/>
              </w:sdtContent>
            </w:sdt>
            <w:sdt>
              <w:sdtPr>
                <w:id w:val="-570482953"/>
                <w:tag w:val="goog_rdk_104"/>
              </w:sdtPr>
              <w:sdtContent>
                <w:r w:rsidDel="00000000" w:rsidR="00000000" w:rsidRPr="00000000">
                  <w:rPr>
                    <w:rtl w:val="0"/>
                    <w:rPrChange w:author="Myriam Boivin" w:id="30" w:date="2026-01-19T14:38:07Z">
                      <w:rPr/>
                    </w:rPrChange>
                  </w:rPr>
                  <w:t xml:space="preserve"> four categories</w:t>
                </w:r>
              </w:sdtContent>
            </w:sdt>
            <w:commentRangeEnd w:id="44"/>
            <w:r w:rsidDel="00000000" w:rsidR="00000000" w:rsidRPr="00000000">
              <w:commentReference w:id="44"/>
            </w:r>
            <w:sdt>
              <w:sdtPr>
                <w:id w:val="1180590822"/>
                <w:tag w:val="goog_rdk_105"/>
              </w:sdtPr>
              <w:sdtContent>
                <w:r w:rsidDel="00000000" w:rsidR="00000000" w:rsidRPr="00000000">
                  <w:rPr>
                    <w:rtl w:val="0"/>
                    <w:rPrChange w:author="Myriam Boivin" w:id="30" w:date="2026-01-19T14:38:07Z">
                      <w:rPr/>
                    </w:rPrChange>
                  </w:rPr>
                  <w:t xml:space="preserve">: brachydont (HI &lt; 0.9, rooted), mesodont (0.9 &lt; HI &lt; 1.1, rooted), </w:t>
                </w:r>
              </w:sdtContent>
            </w:sdt>
            <w:sdt>
              <w:sdtPr>
                <w:id w:val="-458409372"/>
                <w:tag w:val="goog_rdk_106"/>
              </w:sdtPr>
              <w:sdtContent>
                <w:commentRangeStart w:id="45"/>
              </w:sdtContent>
            </w:sdt>
            <w:sdt>
              <w:sdtPr>
                <w:id w:val="2075459990"/>
                <w:tag w:val="goog_rdk_107"/>
              </w:sdtPr>
              <w:sdtContent>
                <w:r w:rsidDel="00000000" w:rsidR="00000000" w:rsidRPr="00000000">
                  <w:rPr>
                    <w:rtl w:val="0"/>
                    <w:rPrChange w:author="Myriam Boivin" w:id="30" w:date="2026-01-19T14:38:07Z">
                      <w:rPr/>
                    </w:rPrChange>
                  </w:rPr>
                  <w:t xml:space="preserve">protohypsodont (HI&gt;1.1, rooted), and euhypsodont </w:t>
                </w:r>
              </w:sdtContent>
            </w:sdt>
            <w:commentRangeEnd w:id="45"/>
            <w:r w:rsidDel="00000000" w:rsidR="00000000" w:rsidRPr="00000000">
              <w:commentReference w:id="45"/>
            </w:r>
            <w:sdt>
              <w:sdtPr>
                <w:id w:val="518354754"/>
                <w:tag w:val="goog_rdk_108"/>
              </w:sdtPr>
              <w:sdtContent>
                <w:r w:rsidDel="00000000" w:rsidR="00000000" w:rsidRPr="00000000">
                  <w:rPr>
                    <w:rtl w:val="0"/>
                    <w:rPrChange w:author="Myriam Boivin" w:id="30" w:date="2026-01-19T14:38:07Z">
                      <w:rPr/>
                    </w:rPrChange>
                  </w:rPr>
                  <w:t xml:space="preserve">(HI &gt; 1.1, unrooted; Mones 1982; Pérez 2010). The category scoring is derived from literature sources, and unpublished measurements and observations made by the authors</w:t>
                </w:r>
              </w:sdtContent>
            </w:sdt>
            <w:sdt>
              <w:sdtPr>
                <w:id w:val="-629040806"/>
                <w:tag w:val="goog_rdk_109"/>
              </w:sdtPr>
              <w:sdtContent>
                <w:r w:rsidDel="00000000" w:rsidR="00000000" w:rsidRPr="00000000">
                  <w:rPr>
                    <w:rtl w:val="0"/>
                    <w:rPrChange w:author="Myriam Boivin" w:id="30" w:date="2026-01-19T14:38:07Z">
                      <w:rPr/>
                    </w:rPrChange>
                  </w:rPr>
                  <w:t xml:space="preserve">.</w:t>
                </w:r>
              </w:sdtContent>
            </w:sdt>
          </w:ins>
        </w:sdtContent>
      </w:sdt>
      <w:r w:rsidDel="00000000" w:rsidR="00000000" w:rsidRPr="00000000">
        <w:rPr>
          <w:rtl w:val="0"/>
        </w:rPr>
      </w:r>
    </w:p>
    <w:p w:rsidR="00000000" w:rsidDel="00000000" w:rsidP="00000000" w:rsidRDefault="00000000" w:rsidRPr="00000000" w14:paraId="00000016">
      <w:pPr>
        <w:pStyle w:val="Heading2"/>
        <w:keepNext w:val="0"/>
        <w:keepLines w:val="0"/>
        <w:spacing w:after="80" w:before="360" w:line="360" w:lineRule="auto"/>
        <w:jc w:val="both"/>
        <w:rPr/>
      </w:pPr>
      <w:bookmarkStart w:colFirst="0" w:colLast="0" w:name="_heading=h.ki89kdfg5k2x" w:id="4"/>
      <w:bookmarkEnd w:id="4"/>
      <w:r w:rsidDel="00000000" w:rsidR="00000000" w:rsidRPr="00000000">
        <w:rPr>
          <w:sz w:val="26"/>
          <w:szCs w:val="26"/>
          <w:rtl w:val="0"/>
        </w:rPr>
        <w:t xml:space="preserve">Palaeodiversity and diversification inference from the fossil record</w:t>
      </w:r>
      <w:r w:rsidDel="00000000" w:rsidR="00000000" w:rsidRPr="00000000">
        <w:rPr>
          <w:rtl w:val="0"/>
        </w:rPr>
      </w:r>
    </w:p>
    <w:p w:rsidR="00000000" w:rsidDel="00000000" w:rsidP="00000000" w:rsidRDefault="00000000" w:rsidRPr="00000000" w14:paraId="00000017">
      <w:pPr>
        <w:spacing w:after="180" w:before="180" w:line="360" w:lineRule="auto"/>
        <w:ind w:firstLine="720"/>
        <w:jc w:val="both"/>
        <w:rPr/>
      </w:pPr>
      <w:r w:rsidDel="00000000" w:rsidR="00000000" w:rsidRPr="00000000">
        <w:rPr>
          <w:rtl w:val="0"/>
        </w:rPr>
        <w:t xml:space="preserve">Our </w:t>
      </w:r>
      <w:sdt>
        <w:sdtPr>
          <w:id w:val="-1379302691"/>
          <w:tag w:val="goog_rdk_110"/>
        </w:sdtPr>
        <w:sdtContent>
          <w:del w:author="Myriam Boivin" w:id="31" w:date="2026-01-19T17:24:37Z"/>
          <w:sdt>
            <w:sdtPr>
              <w:id w:val="1777286674"/>
              <w:tag w:val="goog_rdk_111"/>
            </w:sdtPr>
            <w:sdtContent>
              <w:commentRangeStart w:id="46"/>
            </w:sdtContent>
          </w:sdt>
          <w:del w:author="Myriam Boivin" w:id="31" w:date="2026-01-19T17:24:37Z">
            <w:r w:rsidDel="00000000" w:rsidR="00000000" w:rsidRPr="00000000">
              <w:rPr>
                <w:rtl w:val="0"/>
              </w:rPr>
              <w:delText xml:space="preserve">fossil </w:delText>
            </w:r>
          </w:del>
        </w:sdtContent>
      </w:sdt>
      <w:commentRangeEnd w:id="46"/>
      <w:r w:rsidDel="00000000" w:rsidR="00000000" w:rsidRPr="00000000">
        <w:commentReference w:id="46"/>
      </w:r>
      <w:r w:rsidDel="00000000" w:rsidR="00000000" w:rsidRPr="00000000">
        <w:rPr>
          <w:rtl w:val="0"/>
        </w:rPr>
        <w:t xml:space="preserve">occurrence database was first analysed using </w:t>
      </w:r>
      <w:sdt>
        <w:sdtPr>
          <w:id w:val="982453269"/>
          <w:tag w:val="goog_rdk_112"/>
        </w:sdtPr>
        <w:sdtContent>
          <w:commentRangeStart w:id="47"/>
        </w:sdtContent>
      </w:sdt>
      <w:r w:rsidDel="00000000" w:rsidR="00000000" w:rsidRPr="00000000">
        <w:rPr>
          <w:rtl w:val="0"/>
        </w:rPr>
        <w:t xml:space="preserve">PyRate</w:t>
      </w:r>
      <w:commentRangeEnd w:id="47"/>
      <w:r w:rsidDel="00000000" w:rsidR="00000000" w:rsidRPr="00000000">
        <w:commentReference w:id="47"/>
      </w:r>
      <w:r w:rsidDel="00000000" w:rsidR="00000000" w:rsidRPr="00000000">
        <w:rPr>
          <w:rtl w:val="0"/>
        </w:rPr>
        <w:t xml:space="preserve"> (Silvestro et al. 2014, 2019). Genus origination and extinction times (altogether forming the palaeodiversity) and the underlying diversification process (</w:t>
      </w:r>
      <w:r w:rsidDel="00000000" w:rsidR="00000000" w:rsidRPr="00000000">
        <w:rPr>
          <w:i w:val="1"/>
          <w:iCs w:val="1"/>
          <w:rtl w:val="0"/>
        </w:rPr>
        <w:t xml:space="preserve">i</w:t>
      </w:r>
      <w:r w:rsidDel="00000000" w:rsidR="00000000" w:rsidRPr="00000000">
        <w:rPr>
          <w:rtl w:val="0"/>
        </w:rPr>
        <w:t xml:space="preserve">.</w:t>
      </w:r>
      <w:r w:rsidDel="00000000" w:rsidR="00000000" w:rsidRPr="00000000">
        <w:rPr>
          <w:i w:val="1"/>
          <w:iCs w:val="1"/>
          <w:rtl w:val="0"/>
        </w:rPr>
        <w:t xml:space="preserve">e</w:t>
      </w:r>
      <w:r w:rsidDel="00000000" w:rsidR="00000000" w:rsidRPr="00000000">
        <w:rPr>
          <w:rtl w:val="0"/>
        </w:rPr>
        <w:t xml:space="preserve">., origination and extinction rates) were jointly estimated in a Bayesian framework accounting for preservation heterogeneity, and approximated through Reversible-Jump Markov Chain Monte Carlo (RJMCMC). We ran the RJMCMC algorithm for 10 million iterations, sampling every 10,000. We used a time-dependent preservation process allowing for preservation rate shift between geological stages (</w:t>
      </w:r>
      <w:r w:rsidDel="00000000" w:rsidR="00000000" w:rsidRPr="00000000">
        <w:rPr>
          <w:b w:val="1"/>
          <w:bCs w:val="1"/>
          <w:rtl w:val="0"/>
        </w:rPr>
        <w:t xml:space="preserve">Supp. Fig. 1</w:t>
      </w:r>
      <w:r w:rsidDel="00000000" w:rsidR="00000000" w:rsidRPr="00000000">
        <w:rPr>
          <w:rtl w:val="0"/>
        </w:rPr>
        <w:t xml:space="preserve"> and </w:t>
      </w:r>
      <w:r w:rsidDel="00000000" w:rsidR="00000000" w:rsidRPr="00000000">
        <w:rPr>
          <w:b w:val="1"/>
          <w:bCs w:val="1"/>
          <w:rtl w:val="0"/>
        </w:rPr>
        <w:t xml:space="preserve">Supp. Tab. 1</w:t>
      </w:r>
      <w:r w:rsidDel="00000000" w:rsidR="00000000" w:rsidRPr="00000000">
        <w:rPr>
          <w:rtl w:val="0"/>
        </w:rPr>
        <w:t xml:space="preserve">). We allowed preservation rates to vary between lineages according to a Gamma model. These analyses were replicated 20 times after randomly sampling fossil ages between each occurrence’s upper and lower age boundaries. MCMC runs that achieved convergence, </w:t>
      </w:r>
      <w:r w:rsidDel="00000000" w:rsidR="00000000" w:rsidRPr="00000000">
        <w:rPr>
          <w:i w:val="1"/>
          <w:iCs w:val="1"/>
          <w:rtl w:val="0"/>
        </w:rPr>
        <w:t xml:space="preserve">i</w:t>
      </w:r>
      <w:r w:rsidDel="00000000" w:rsidR="00000000" w:rsidRPr="00000000">
        <w:rPr>
          <w:rtl w:val="0"/>
        </w:rPr>
        <w:t xml:space="preserve">.</w:t>
      </w:r>
      <w:r w:rsidDel="00000000" w:rsidR="00000000" w:rsidRPr="00000000">
        <w:rPr>
          <w:i w:val="1"/>
          <w:iCs w:val="1"/>
          <w:rtl w:val="0"/>
        </w:rPr>
        <w:t xml:space="preserve">e</w:t>
      </w:r>
      <w:r w:rsidDel="00000000" w:rsidR="00000000" w:rsidRPr="00000000">
        <w:rPr>
          <w:rtl w:val="0"/>
        </w:rPr>
        <w:t xml:space="preserve">., with </w:t>
      </w:r>
      <w:sdt>
        <w:sdtPr>
          <w:id w:val="2007883300"/>
          <w:tag w:val="goog_rdk_113"/>
        </w:sdtPr>
        <w:sdtContent>
          <w:ins w:author="Myriam Boivin" w:id="32" w:date="2026-01-19T16:09:13Z"/>
          <w:sdt>
            <w:sdtPr>
              <w:id w:val="812760943"/>
              <w:tag w:val="goog_rdk_114"/>
            </w:sdtPr>
            <w:sdtContent>
              <w:ins w:author="Myriam Boivin" w:id="32" w:date="2026-01-19T16:09:13Z">
                <w:r w:rsidDel="00000000" w:rsidR="00000000" w:rsidRPr="00000000">
                  <w:rPr>
                    <w:rtl w:val="0"/>
                    <w:rPrChange w:author="Myriam Boivin" w:id="33" w:date="2026-01-19T16:09:13Z">
                      <w:rPr/>
                    </w:rPrChange>
                  </w:rPr>
                  <w:t xml:space="preserve">Effective Sample Size (ESS) </w:t>
                </w:r>
              </w:ins>
            </w:sdtContent>
          </w:sdt>
          <w:ins w:author="Myriam Boivin" w:id="32" w:date="2026-01-19T16:09:13Z"/>
        </w:sdtContent>
      </w:sdt>
      <w:sdt>
        <w:sdtPr>
          <w:id w:val="2071968245"/>
          <w:tag w:val="goog_rdk_115"/>
        </w:sdtPr>
        <w:sdtContent>
          <w:del w:author="Myriam Boivin" w:id="32" w:date="2026-01-19T16:09:13Z">
            <w:r w:rsidDel="00000000" w:rsidR="00000000" w:rsidRPr="00000000">
              <w:rPr>
                <w:rtl w:val="0"/>
              </w:rPr>
              <w:delText xml:space="preserve">effective sample size </w:delText>
            </w:r>
          </w:del>
        </w:sdtContent>
      </w:sdt>
      <w:r w:rsidDel="00000000" w:rsidR="00000000" w:rsidRPr="00000000">
        <w:rPr>
          <w:rtl w:val="0"/>
        </w:rPr>
        <w:t xml:space="preserve">over 200 (</w:t>
      </w:r>
      <m:oMath>
        <m:r>
          <w:rPr/>
          <m:t xml:space="preserve">n=19</m:t>
        </m:r>
      </m:oMath>
      <w:r w:rsidDel="00000000" w:rsidR="00000000" w:rsidRPr="00000000">
        <w:rPr>
          <w:rtl w:val="0"/>
        </w:rPr>
        <w:t xml:space="preserve">, </w:t>
      </w:r>
      <w:r w:rsidDel="00000000" w:rsidR="00000000" w:rsidRPr="00000000">
        <w:rPr>
          <w:b w:val="1"/>
          <w:bCs w:val="1"/>
          <w:rtl w:val="0"/>
        </w:rPr>
        <w:t xml:space="preserve">Supp. Fig. 2</w:t>
      </w:r>
      <w:r w:rsidDel="00000000" w:rsidR="00000000" w:rsidRPr="00000000">
        <w:rPr>
          <w:rtl w:val="0"/>
        </w:rPr>
        <w:t xml:space="preserve">) were further combined. To evaluate the robustness of our analyses, we conducted </w:t>
      </w:r>
      <w:sdt>
        <w:sdtPr>
          <w:id w:val="-271221522"/>
          <w:tag w:val="goog_rdk_116"/>
        </w:sdtPr>
        <w:sdtContent>
          <w:commentRangeStart w:id="48"/>
        </w:sdtContent>
      </w:sdt>
      <w:r w:rsidDel="00000000" w:rsidR="00000000" w:rsidRPr="00000000">
        <w:rPr>
          <w:rtl w:val="0"/>
        </w:rPr>
        <w:t xml:space="preserve">sensitivity analyses</w:t>
      </w:r>
      <w:commentRangeEnd w:id="48"/>
      <w:r w:rsidDel="00000000" w:rsidR="00000000" w:rsidRPr="00000000">
        <w:commentReference w:id="48"/>
      </w:r>
      <w:r w:rsidDel="00000000" w:rsidR="00000000" w:rsidRPr="00000000">
        <w:rPr>
          <w:rtl w:val="0"/>
        </w:rPr>
        <w:t xml:space="preserve"> by either removing singletons from the input occurrence database or subsampling to unique locality-lineage combinations, as done in Buffan et al. (2025) (</w:t>
      </w:r>
      <w:r w:rsidDel="00000000" w:rsidR="00000000" w:rsidRPr="00000000">
        <w:rPr>
          <w:b w:val="1"/>
          <w:bCs w:val="1"/>
          <w:rtl w:val="0"/>
        </w:rPr>
        <w:t xml:space="preserve">Supp. Fig. XX</w:t>
      </w:r>
      <w:r w:rsidDel="00000000" w:rsidR="00000000" w:rsidRPr="00000000">
        <w:rPr>
          <w:rtl w:val="0"/>
        </w:rPr>
        <w:t xml:space="preserve"> and </w:t>
      </w:r>
      <w:r w:rsidDel="00000000" w:rsidR="00000000" w:rsidRPr="00000000">
        <w:rPr>
          <w:b w:val="1"/>
          <w:bCs w:val="1"/>
          <w:rtl w:val="0"/>
        </w:rPr>
        <w:t xml:space="preserve">YY</w:t>
      </w:r>
      <w:r w:rsidDel="00000000" w:rsidR="00000000" w:rsidRPr="00000000">
        <w:rPr>
          <w:rtl w:val="0"/>
        </w:rPr>
        <w:t xml:space="preserve">). Parameter convergence was monitored using the pymc 5.9.2 python library, and we considered parameters achieved convergence </w:t>
      </w:r>
      <w:sdt>
        <w:sdtPr>
          <w:id w:val="1239393700"/>
          <w:tag w:val="goog_rdk_117"/>
        </w:sdtPr>
        <w:sdtContent>
          <w:ins w:author="Myriam Boivin" w:id="34" w:date="2026-01-19T16:09:30Z">
            <w:r w:rsidDel="00000000" w:rsidR="00000000" w:rsidRPr="00000000">
              <w:rPr>
                <w:rtl w:val="0"/>
              </w:rPr>
              <w:t xml:space="preserve">following the same criterion as for runs</w:t>
            </w:r>
          </w:ins>
        </w:sdtContent>
      </w:sdt>
      <w:sdt>
        <w:sdtPr>
          <w:id w:val="1654209921"/>
          <w:tag w:val="goog_rdk_118"/>
        </w:sdtPr>
        <w:sdtContent>
          <w:del w:author="Myriam Boivin" w:id="34" w:date="2026-01-19T16:09:30Z">
            <w:r w:rsidDel="00000000" w:rsidR="00000000" w:rsidRPr="00000000">
              <w:rPr>
                <w:rtl w:val="0"/>
              </w:rPr>
              <w:delText xml:space="preserve">if their Effective Sample Size (ESS) was above 200</w:delText>
            </w:r>
          </w:del>
        </w:sdtContent>
      </w:sdt>
      <w:r w:rsidDel="00000000" w:rsidR="00000000" w:rsidRPr="00000000">
        <w:rPr>
          <w:rtl w:val="0"/>
        </w:rPr>
        <w:t xml:space="preserve">.</w:t>
      </w:r>
    </w:p>
    <w:p w:rsidR="00000000" w:rsidDel="00000000" w:rsidP="00000000" w:rsidRDefault="00000000" w:rsidRPr="00000000" w14:paraId="00000018">
      <w:pPr>
        <w:spacing w:after="180" w:before="180" w:line="360" w:lineRule="auto"/>
        <w:ind w:firstLine="567"/>
        <w:jc w:val="both"/>
        <w:rPr/>
      </w:pPr>
      <w:r w:rsidDel="00000000" w:rsidR="00000000" w:rsidRPr="00000000">
        <w:rPr>
          <w:rtl w:val="0"/>
        </w:rPr>
        <w:t xml:space="preserve">Next, t</w:t>
      </w:r>
      <w:r w:rsidDel="00000000" w:rsidR="00000000" w:rsidRPr="00000000">
        <w:rPr>
          <w:rtl w:val="0"/>
        </w:rPr>
        <w:t xml:space="preserve">o get another flavour of the temporal patterns in chinchilloid diversity accounting for the incompleteness of the fossil record differently (</w:t>
      </w:r>
      <w:r w:rsidDel="00000000" w:rsidR="00000000" w:rsidRPr="00000000">
        <w:rPr>
          <w:i w:val="1"/>
          <w:iCs w:val="1"/>
          <w:rtl w:val="0"/>
        </w:rPr>
        <w:t xml:space="preserve">i</w:t>
      </w:r>
      <w:r w:rsidDel="00000000" w:rsidR="00000000" w:rsidRPr="00000000">
        <w:rPr>
          <w:rtl w:val="0"/>
        </w:rPr>
        <w:t xml:space="preserve">.</w:t>
      </w:r>
      <w:r w:rsidDel="00000000" w:rsidR="00000000" w:rsidRPr="00000000">
        <w:rPr>
          <w:i w:val="1"/>
          <w:iCs w:val="1"/>
          <w:rtl w:val="0"/>
        </w:rPr>
        <w:t xml:space="preserve">e</w:t>
      </w:r>
      <w:r w:rsidDel="00000000" w:rsidR="00000000" w:rsidRPr="00000000">
        <w:rPr>
          <w:rtl w:val="0"/>
        </w:rPr>
        <w:t xml:space="preserve">., without explicitly modelling it), we used the recently-developed fossil-based diversity reconstruction framework implemented in </w:t>
      </w:r>
      <w:sdt>
        <w:sdtPr>
          <w:id w:val="-1032343731"/>
          <w:tag w:val="goog_rdk_119"/>
        </w:sdtPr>
        <w:sdtContent>
          <w:commentRangeStart w:id="49"/>
        </w:sdtContent>
      </w:sdt>
      <w:r w:rsidDel="00000000" w:rsidR="00000000" w:rsidRPr="00000000">
        <w:rPr>
          <w:rtl w:val="0"/>
        </w:rPr>
        <w:t xml:space="preserve">DeepDive </w:t>
      </w:r>
      <w:commentRangeEnd w:id="49"/>
      <w:r w:rsidDel="00000000" w:rsidR="00000000" w:rsidRPr="00000000">
        <w:commentReference w:id="49"/>
      </w:r>
      <w:r w:rsidDel="00000000" w:rsidR="00000000" w:rsidRPr="00000000">
        <w:rPr>
          <w:rtl w:val="0"/>
        </w:rPr>
        <w:t xml:space="preserve">(Cooper et al. 2024). DeepDive uses a spatially-explicit biodiversity simulator coupled with a fossilisation process to simulate fossil occurrences under a wide range of scenarios. Simulation parameters (</w:t>
      </w:r>
      <w:r w:rsidDel="00000000" w:rsidR="00000000" w:rsidRPr="00000000">
        <w:rPr>
          <w:i w:val="1"/>
          <w:iCs w:val="1"/>
          <w:rtl w:val="0"/>
        </w:rPr>
        <w:t xml:space="preserve">e</w:t>
      </w:r>
      <w:r w:rsidDel="00000000" w:rsidR="00000000" w:rsidRPr="00000000">
        <w:rPr>
          <w:rtl w:val="0"/>
        </w:rPr>
        <w:t xml:space="preserve">.</w:t>
      </w:r>
      <w:r w:rsidDel="00000000" w:rsidR="00000000" w:rsidRPr="00000000">
        <w:rPr>
          <w:i w:val="1"/>
          <w:iCs w:val="1"/>
          <w:rtl w:val="0"/>
        </w:rPr>
        <w:t xml:space="preserve">g</w:t>
      </w:r>
      <w:r w:rsidDel="00000000" w:rsidR="00000000" w:rsidRPr="00000000">
        <w:rPr>
          <w:rtl w:val="0"/>
        </w:rPr>
        <w:t xml:space="preserve">., sample size, number of regions, …) can be user-tuned so simulated scenarios reflect more any empirical case study. Then, a deep-learning model relying on recursive neural networks is trained to predict palaeodiversity from a set of features directly extracted from the simulated occurrence datasets (</w:t>
      </w:r>
      <w:r w:rsidDel="00000000" w:rsidR="00000000" w:rsidRPr="00000000">
        <w:rPr>
          <w:i w:val="1"/>
          <w:iCs w:val="1"/>
          <w:rtl w:val="0"/>
        </w:rPr>
        <w:t xml:space="preserve">e</w:t>
      </w:r>
      <w:r w:rsidDel="00000000" w:rsidR="00000000" w:rsidRPr="00000000">
        <w:rPr>
          <w:rtl w:val="0"/>
        </w:rPr>
        <w:t xml:space="preserve">.</w:t>
      </w:r>
      <w:r w:rsidDel="00000000" w:rsidR="00000000" w:rsidRPr="00000000">
        <w:rPr>
          <w:i w:val="1"/>
          <w:iCs w:val="1"/>
          <w:rtl w:val="0"/>
        </w:rPr>
        <w:t xml:space="preserve">g</w:t>
      </w:r>
      <w:r w:rsidDel="00000000" w:rsidR="00000000" w:rsidRPr="00000000">
        <w:rPr>
          <w:rtl w:val="0"/>
        </w:rPr>
        <w:t xml:space="preserve">., number of singletons, range-through diversity, …), within a user-defined set of time bins. We are therefore in a case of supervised learning. Once the model achieves a satisfying training level (quantified with a loss function, see </w:t>
      </w:r>
      <w:r w:rsidDel="00000000" w:rsidR="00000000" w:rsidRPr="00000000">
        <w:rPr>
          <w:b w:val="1"/>
          <w:bCs w:val="1"/>
          <w:rtl w:val="0"/>
        </w:rPr>
        <w:t xml:space="preserve">Supp. Tab. 8</w:t>
      </w:r>
      <w:r w:rsidDel="00000000" w:rsidR="00000000" w:rsidRPr="00000000">
        <w:rPr>
          <w:rtl w:val="0"/>
        </w:rPr>
        <w:t xml:space="preserve">), the same features are extracted from the empirical set of fossil occurrences and fed into the trained neural network to get an estimate of palaeodiversity through time.</w:t>
      </w:r>
    </w:p>
    <w:p w:rsidR="00000000" w:rsidDel="00000000" w:rsidP="00000000" w:rsidRDefault="00000000" w:rsidRPr="00000000" w14:paraId="00000019">
      <w:pPr>
        <w:spacing w:after="180" w:before="180" w:line="360" w:lineRule="auto"/>
        <w:ind w:firstLine="567"/>
        <w:jc w:val="both"/>
        <w:rPr/>
      </w:pPr>
      <w:r w:rsidDel="00000000" w:rsidR="00000000" w:rsidRPr="00000000">
        <w:rPr>
          <w:rtl w:val="0"/>
        </w:rPr>
        <w:t xml:space="preserve">In practice, we ran DeepDive from configuration files produced with the R package </w:t>
      </w:r>
      <w:sdt>
        <w:sdtPr>
          <w:id w:val="-189899762"/>
          <w:tag w:val="goog_rdk_120"/>
        </w:sdtPr>
        <w:sdtContent>
          <w:commentRangeStart w:id="50"/>
        </w:sdtContent>
      </w:sdt>
      <w:r w:rsidDel="00000000" w:rsidR="00000000" w:rsidRPr="00000000">
        <w:rPr>
          <w:rtl w:val="0"/>
        </w:rPr>
        <w:t xml:space="preserve">DeepDiveR </w:t>
      </w:r>
      <w:commentRangeEnd w:id="50"/>
      <w:r w:rsidDel="00000000" w:rsidR="00000000" w:rsidRPr="00000000">
        <w:commentReference w:id="50"/>
      </w:r>
      <w:r w:rsidDel="00000000" w:rsidR="00000000" w:rsidRPr="00000000">
        <w:rPr>
          <w:rtl w:val="0"/>
        </w:rPr>
        <w:t xml:space="preserve">(Cooper et al. 2025). Below, we provide an overview of our motivations behind some parameter values. Exhaustive details of the values we set for each parameter are available in the configuration files (see </w:t>
      </w:r>
      <w:r w:rsidDel="00000000" w:rsidR="00000000" w:rsidRPr="00000000">
        <w:rPr>
          <w:i w:val="1"/>
          <w:iCs w:val="1"/>
          <w:rtl w:val="0"/>
        </w:rPr>
        <w:t xml:space="preserve">SI Appendix</w:t>
      </w:r>
      <w:r w:rsidDel="00000000" w:rsidR="00000000" w:rsidRPr="00000000">
        <w:rPr>
          <w:rtl w:val="0"/>
        </w:rPr>
        <w:t xml:space="preserve">).</w:t>
      </w:r>
    </w:p>
    <w:p w:rsidR="00000000" w:rsidDel="00000000" w:rsidP="00000000" w:rsidRDefault="00000000" w:rsidRPr="00000000" w14:paraId="0000001A">
      <w:pPr>
        <w:spacing w:after="180" w:before="180" w:line="360" w:lineRule="auto"/>
        <w:ind w:firstLine="567"/>
        <w:jc w:val="both"/>
        <w:rPr/>
      </w:pPr>
      <w:r w:rsidDel="00000000" w:rsidR="00000000" w:rsidRPr="00000000">
        <w:rPr>
          <w:i w:val="1"/>
          <w:iCs w:val="1"/>
          <w:rtl w:val="0"/>
        </w:rPr>
        <w:t xml:space="preserve">Simulation.</w:t>
      </w:r>
      <w:r w:rsidDel="00000000" w:rsidR="00000000" w:rsidRPr="00000000">
        <w:rPr>
          <w:rtl w:val="0"/>
        </w:rPr>
        <w:t xml:space="preserve"> We generated 150,000 training and 1000 test sets. For each simulated dataset, the number of starting lineages was set between 30 and 150, and we chose to set the number of regions where our taxa occurred to two, reflecting our empirical dichotomy between tropical and extratropical biomes. We set the number of extant taxa in the simulations – as well as in the predictions – to 340, reflecting the order of magnitude of the number of South American mammal genera (Burgin et al. 2025).</w:t>
      </w:r>
    </w:p>
    <w:p w:rsidR="00000000" w:rsidDel="00000000" w:rsidP="00000000" w:rsidRDefault="00000000" w:rsidRPr="00000000" w14:paraId="0000001B">
      <w:pPr>
        <w:spacing w:after="180" w:before="180" w:line="360" w:lineRule="auto"/>
        <w:ind w:firstLine="567"/>
        <w:jc w:val="both"/>
        <w:rPr/>
      </w:pPr>
      <w:r w:rsidDel="00000000" w:rsidR="00000000" w:rsidRPr="00000000">
        <w:rPr>
          <w:i w:val="1"/>
          <w:iCs w:val="1"/>
          <w:rtl w:val="0"/>
        </w:rPr>
        <w:t xml:space="preserve">Model training.</w:t>
      </w:r>
      <w:r w:rsidDel="00000000" w:rsidR="00000000" w:rsidRPr="00000000">
        <w:rPr>
          <w:rtl w:val="0"/>
        </w:rPr>
        <w:t xml:space="preserve"> Following Cooper et al. (2024), we tested models with variable numbers of bidirectional ‘Long Short-Term Memory’ (LSTM) layers, including or not additional fully-connected ‘dense’ layers, and selected the best architectures based on the mean squared error (MSE) between simulated (</w:t>
      </w:r>
      <w:r w:rsidDel="00000000" w:rsidR="00000000" w:rsidRPr="00000000">
        <w:rPr>
          <w:i w:val="1"/>
          <w:iCs w:val="1"/>
          <w:rtl w:val="0"/>
        </w:rPr>
        <w:t xml:space="preserve">i</w:t>
      </w:r>
      <w:r w:rsidDel="00000000" w:rsidR="00000000" w:rsidRPr="00000000">
        <w:rPr>
          <w:rtl w:val="0"/>
        </w:rPr>
        <w:t xml:space="preserve">.</w:t>
      </w:r>
      <w:r w:rsidDel="00000000" w:rsidR="00000000" w:rsidRPr="00000000">
        <w:rPr>
          <w:i w:val="1"/>
          <w:iCs w:val="1"/>
          <w:rtl w:val="0"/>
        </w:rPr>
        <w:t xml:space="preserve">e</w:t>
      </w:r>
      <w:r w:rsidDel="00000000" w:rsidR="00000000" w:rsidRPr="00000000">
        <w:rPr>
          <w:rtl w:val="0"/>
        </w:rPr>
        <w:t xml:space="preserve">., ‘true’) and predicted diversity of each set of fossil occurrences of our training set (</w:t>
      </w:r>
      <w:r w:rsidDel="00000000" w:rsidR="00000000" w:rsidRPr="00000000">
        <w:rPr>
          <w:rFonts w:ascii="Consolas" w:cs="Consolas" w:eastAsia="Consolas" w:hAnsi="Consolas"/>
          <w:rtl w:val="0"/>
        </w:rPr>
        <w:t xml:space="preserve">Evaluation loss</w:t>
      </w:r>
      <w:r w:rsidDel="00000000" w:rsidR="00000000" w:rsidRPr="00000000">
        <w:rPr>
          <w:rtl w:val="0"/>
        </w:rPr>
        <w:t xml:space="preserve">). Our retained network architecture comprised two LSTM layers (64 and 32 nodes) coupled with one dense layer (32 nodes) (</w:t>
      </w:r>
      <w:sdt>
        <w:sdtPr>
          <w:id w:val="-2105215023"/>
          <w:tag w:val="goog_rdk_121"/>
        </w:sdtPr>
        <w:sdtContent>
          <w:r w:rsidDel="00000000" w:rsidR="00000000" w:rsidRPr="00000000">
            <w:rPr>
              <w:rFonts w:ascii="Gungsuh" w:cs="Gungsuh" w:eastAsia="Gungsuh" w:hAnsi="Gungsuh"/>
              <w:b w:val="1"/>
              <w:bCs w:val="1"/>
              <w:rtl w:val="0"/>
            </w:rPr>
            <w:t xml:space="preserve">Supp. Fig. 2−3</w:t>
          </w:r>
        </w:sdtContent>
      </w:sdt>
      <w:r w:rsidDel="00000000" w:rsidR="00000000" w:rsidRPr="00000000">
        <w:rPr>
          <w:rtl w:val="0"/>
        </w:rPr>
        <w:t xml:space="preserve"> and </w:t>
      </w:r>
      <w:r w:rsidDel="00000000" w:rsidR="00000000" w:rsidRPr="00000000">
        <w:rPr>
          <w:b w:val="1"/>
          <w:bCs w:val="1"/>
          <w:rtl w:val="0"/>
        </w:rPr>
        <w:t xml:space="preserve">Supp. Tab. 8</w:t>
      </w:r>
      <w:r w:rsidDel="00000000" w:rsidR="00000000" w:rsidRPr="00000000">
        <w:rPr>
          <w:rtl w:val="0"/>
        </w:rPr>
        <w:t xml:space="preserve">).</w:t>
      </w:r>
    </w:p>
    <w:p w:rsidR="00000000" w:rsidDel="00000000" w:rsidP="00000000" w:rsidRDefault="00000000" w:rsidRPr="00000000" w14:paraId="0000001C">
      <w:pPr>
        <w:spacing w:after="180" w:before="180" w:line="360" w:lineRule="auto"/>
        <w:ind w:firstLine="567"/>
        <w:jc w:val="both"/>
        <w:rPr/>
      </w:pPr>
      <w:r w:rsidDel="00000000" w:rsidR="00000000" w:rsidRPr="00000000">
        <w:rPr>
          <w:i w:val="1"/>
          <w:iCs w:val="1"/>
          <w:rtl w:val="0"/>
        </w:rPr>
        <w:t xml:space="preserve">Empirical predictions.</w:t>
      </w:r>
      <w:r w:rsidDel="00000000" w:rsidR="00000000" w:rsidRPr="00000000">
        <w:rPr>
          <w:rtl w:val="0"/>
        </w:rPr>
        <w:t xml:space="preserve"> We made 100 replicates of age assignment for occurrences in our fossil database.</w:t>
      </w:r>
    </w:p>
    <w:p w:rsidR="00000000" w:rsidDel="00000000" w:rsidP="00000000" w:rsidRDefault="00000000" w:rsidRPr="00000000" w14:paraId="0000001D">
      <w:pPr>
        <w:spacing w:after="180" w:before="180" w:line="360" w:lineRule="auto"/>
        <w:ind w:firstLine="567"/>
        <w:jc w:val="both"/>
        <w:rPr/>
      </w:pPr>
      <w:r w:rsidDel="00000000" w:rsidR="00000000" w:rsidRPr="00000000">
        <w:rPr>
          <w:sz w:val="26"/>
          <w:szCs w:val="26"/>
          <w:rtl w:val="0"/>
        </w:rPr>
        <w:t xml:space="preserve">Drivers behind macroevolutionary patterns</w:t>
      </w:r>
      <w:r w:rsidDel="00000000" w:rsidR="00000000" w:rsidRPr="00000000">
        <w:rPr>
          <w:rtl w:val="0"/>
        </w:rPr>
      </w:r>
    </w:p>
    <w:p w:rsidR="00000000" w:rsidDel="00000000" w:rsidP="00000000" w:rsidRDefault="00000000" w:rsidRPr="00000000" w14:paraId="0000001E">
      <w:pPr>
        <w:pStyle w:val="Heading3"/>
        <w:keepNext w:val="0"/>
        <w:keepLines w:val="0"/>
        <w:spacing w:after="80" w:before="280" w:line="360" w:lineRule="auto"/>
        <w:ind w:firstLine="720"/>
        <w:jc w:val="both"/>
        <w:rPr/>
      </w:pPr>
      <w:bookmarkStart w:colFirst="0" w:colLast="0" w:name="_heading=h.p6p1snd6okor" w:id="5"/>
      <w:bookmarkEnd w:id="5"/>
      <w:r w:rsidDel="00000000" w:rsidR="00000000" w:rsidRPr="00000000">
        <w:rPr>
          <w:rtl w:val="0"/>
        </w:rPr>
        <w:t xml:space="preserve">Environmental variable selection</w:t>
      </w:r>
    </w:p>
    <w:p w:rsidR="00000000" w:rsidDel="00000000" w:rsidP="00000000" w:rsidRDefault="00000000" w:rsidRPr="00000000" w14:paraId="0000001F">
      <w:pPr>
        <w:spacing w:after="180" w:before="180" w:line="360" w:lineRule="auto"/>
        <w:ind w:firstLine="720"/>
        <w:jc w:val="both"/>
        <w:rPr/>
      </w:pPr>
      <w:r w:rsidDel="00000000" w:rsidR="00000000" w:rsidRPr="00000000">
        <w:rPr>
          <w:rtl w:val="0"/>
        </w:rPr>
        <w:t xml:space="preserve">To make sense of the macroevolutionary patterns that we reconstructed in terms of environmental process, we incorporated several biotic and abiotic variables in our workflow.</w:t>
      </w:r>
    </w:p>
    <w:p w:rsidR="00000000" w:rsidDel="00000000" w:rsidP="00000000" w:rsidRDefault="00000000" w:rsidRPr="00000000" w14:paraId="00000020">
      <w:pPr>
        <w:spacing w:after="180" w:before="180" w:line="360" w:lineRule="auto"/>
        <w:ind w:firstLine="720"/>
        <w:jc w:val="both"/>
        <w:rPr/>
      </w:pPr>
      <w:r w:rsidDel="00000000" w:rsidR="00000000" w:rsidRPr="00000000">
        <w:rPr>
          <w:rtl w:val="0"/>
        </w:rPr>
        <w:t xml:space="preserve">First, </w:t>
      </w:r>
      <w:sdt>
        <w:sdtPr>
          <w:id w:val="1695495485"/>
          <w:tag w:val="goog_rdk_122"/>
        </w:sdtPr>
        <w:sdtContent>
          <w:commentRangeStart w:id="51"/>
        </w:sdtContent>
      </w:sdt>
      <w:r w:rsidDel="00000000" w:rsidR="00000000" w:rsidRPr="00000000">
        <w:rPr>
          <w:rtl w:val="0"/>
        </w:rPr>
        <w:t xml:space="preserve">as illustrated by many studies, the Andean uplift has often been identified as a key driver for the build-up of South American ecosystems from the Neogene to the present (Hoorn et al. 1995; Antonelli et al. 2009; Hoorn et al. 2010; Tarquini et al. 2022; Vallejos-Garrido et al. 2023; Solórzano et al. 2024)</w:t>
      </w:r>
      <w:commentRangeEnd w:id="51"/>
      <w:r w:rsidDel="00000000" w:rsidR="00000000" w:rsidRPr="00000000">
        <w:commentReference w:id="51"/>
      </w:r>
      <w:r w:rsidDel="00000000" w:rsidR="00000000" w:rsidRPr="00000000">
        <w:rPr>
          <w:rtl w:val="0"/>
        </w:rPr>
        <w:t xml:space="preserve">. Thus, we incorporated the multi-proxy reconstruction of the pace of the Andean uplift produced by (Boschman 2021) – averaged across the entire continent or more spatially refined. </w:t>
      </w:r>
      <w:sdt>
        <w:sdtPr>
          <w:id w:val="-943794593"/>
          <w:tag w:val="goog_rdk_123"/>
        </w:sdtPr>
        <w:sdtContent>
          <w:commentRangeStart w:id="52"/>
        </w:sdtContent>
      </w:sdt>
      <w:r w:rsidDel="00000000" w:rsidR="00000000" w:rsidRPr="00000000">
        <w:rPr>
          <w:rtl w:val="0"/>
        </w:rPr>
        <w:t xml:space="preserve">Another abiotic factor frequently retrieved as significantly influencing diversification in a wide array of clades is temperature (</w:t>
      </w:r>
      <w:r w:rsidDel="00000000" w:rsidR="00000000" w:rsidRPr="00000000">
        <w:rPr>
          <w:i w:val="1"/>
          <w:iCs w:val="1"/>
          <w:rtl w:val="0"/>
        </w:rPr>
        <w:t xml:space="preserve">e</w:t>
      </w:r>
      <w:r w:rsidDel="00000000" w:rsidR="00000000" w:rsidRPr="00000000">
        <w:rPr>
          <w:rtl w:val="0"/>
        </w:rPr>
        <w:t xml:space="preserve">.</w:t>
      </w:r>
      <w:r w:rsidDel="00000000" w:rsidR="00000000" w:rsidRPr="00000000">
        <w:rPr>
          <w:i w:val="1"/>
          <w:iCs w:val="1"/>
          <w:rtl w:val="0"/>
        </w:rPr>
        <w:t xml:space="preserve">g</w:t>
      </w:r>
      <w:r w:rsidDel="00000000" w:rsidR="00000000" w:rsidRPr="00000000">
        <w:rPr>
          <w:rtl w:val="0"/>
        </w:rPr>
        <w:t xml:space="preserve">., Condamine et al. 2018; 2019; Flannery-Sutherland et al. 2022; Weppe et al. 2023).</w:t>
      </w:r>
      <w:commentRangeEnd w:id="52"/>
      <w:r w:rsidDel="00000000" w:rsidR="00000000" w:rsidRPr="00000000">
        <w:commentReference w:id="52"/>
      </w:r>
      <w:r w:rsidDel="00000000" w:rsidR="00000000" w:rsidRPr="00000000">
        <w:rPr>
          <w:rtl w:val="0"/>
        </w:rPr>
        <w:t xml:space="preserve"> So far, studies testing the effect of palaeotemperature on clade diversification have often used global proxy-derived temperature reconstructions (</w:t>
      </w:r>
      <w:r w:rsidDel="00000000" w:rsidR="00000000" w:rsidRPr="00000000">
        <w:rPr>
          <w:i w:val="1"/>
          <w:iCs w:val="1"/>
          <w:rtl w:val="0"/>
        </w:rPr>
        <w:t xml:space="preserve">e</w:t>
      </w:r>
      <w:r w:rsidDel="00000000" w:rsidR="00000000" w:rsidRPr="00000000">
        <w:rPr>
          <w:rtl w:val="0"/>
        </w:rPr>
        <w:t xml:space="preserve">.</w:t>
      </w:r>
      <w:r w:rsidDel="00000000" w:rsidR="00000000" w:rsidRPr="00000000">
        <w:rPr>
          <w:i w:val="1"/>
          <w:iCs w:val="1"/>
          <w:rtl w:val="0"/>
        </w:rPr>
        <w:t xml:space="preserve">g</w:t>
      </w:r>
      <w:r w:rsidDel="00000000" w:rsidR="00000000" w:rsidRPr="00000000">
        <w:rPr>
          <w:rtl w:val="0"/>
        </w:rPr>
        <w:t xml:space="preserve">., Westerhold et al. 2020). </w:t>
      </w:r>
      <w:r w:rsidDel="00000000" w:rsidR="00000000" w:rsidRPr="00000000">
        <w:rPr>
          <w:rtl w:val="0"/>
        </w:rPr>
        <w:t xml:space="preserve">The main limitation of this approach </w:t>
      </w:r>
      <w:sdt>
        <w:sdtPr>
          <w:id w:val="359354804"/>
          <w:tag w:val="goog_rdk_124"/>
        </w:sdtPr>
        <w:sdtContent>
          <w:commentRangeStart w:id="53"/>
        </w:sdtContent>
      </w:sdt>
      <w:r w:rsidDel="00000000" w:rsidR="00000000" w:rsidRPr="00000000">
        <w:rPr>
          <w:rtl w:val="0"/>
        </w:rPr>
        <w:t xml:space="preserve">is the fact that </w:t>
      </w:r>
      <w:commentRangeEnd w:id="53"/>
      <w:r w:rsidDel="00000000" w:rsidR="00000000" w:rsidRPr="00000000">
        <w:commentReference w:id="53"/>
      </w:r>
      <w:r w:rsidDel="00000000" w:rsidR="00000000" w:rsidRPr="00000000">
        <w:rPr>
          <w:rtl w:val="0"/>
        </w:rPr>
        <w:t xml:space="preserve">it does not reflect regional climatic </w:t>
      </w:r>
      <w:r w:rsidDel="00000000" w:rsidR="00000000" w:rsidRPr="00000000">
        <w:rPr>
          <w:rtl w:val="0"/>
        </w:rPr>
        <w:t xml:space="preserve">idiosyncrasies</w:t>
      </w:r>
      <w:r w:rsidDel="00000000" w:rsidR="00000000" w:rsidRPr="00000000">
        <w:rPr>
          <w:rtl w:val="0"/>
        </w:rPr>
        <w:t xml:space="preserve">. We therefore used the regional South American average temperature reconstructions recently produced by Tardif et al. (2025). </w:t>
      </w:r>
      <w:sdt>
        <w:sdtPr>
          <w:id w:val="-1692100672"/>
          <w:tag w:val="goog_rdk_125"/>
        </w:sdtPr>
        <w:sdtContent>
          <w:commentRangeStart w:id="54"/>
        </w:sdtContent>
      </w:sdt>
      <w:r w:rsidDel="00000000" w:rsidR="00000000" w:rsidRPr="00000000">
        <w:rPr>
          <w:rtl w:val="0"/>
        </w:rPr>
        <w:t xml:space="preserve">Also, South America biomes have been highly influenced by hydrographic reorganisations, tightly related to the </w:t>
      </w:r>
      <w:sdt>
        <w:sdtPr>
          <w:id w:val="-779185573"/>
          <w:tag w:val="goog_rdk_126"/>
        </w:sdtPr>
        <w:sdtContent>
          <w:ins w:author="Myriam Boivin" w:id="35" w:date="2026-01-19T17:01:21Z">
            <w:r w:rsidDel="00000000" w:rsidR="00000000" w:rsidRPr="00000000">
              <w:rPr>
                <w:rtl w:val="0"/>
              </w:rPr>
              <w:t xml:space="preserve">A</w:t>
            </w:r>
          </w:ins>
        </w:sdtContent>
      </w:sdt>
      <w:sdt>
        <w:sdtPr>
          <w:id w:val="494301600"/>
          <w:tag w:val="goog_rdk_127"/>
        </w:sdtPr>
        <w:sdtContent>
          <w:del w:author="Myriam Boivin" w:id="35" w:date="2026-01-19T17:01:21Z">
            <w:r w:rsidDel="00000000" w:rsidR="00000000" w:rsidRPr="00000000">
              <w:rPr>
                <w:rtl w:val="0"/>
              </w:rPr>
              <w:delText xml:space="preserve">a</w:delText>
            </w:r>
          </w:del>
        </w:sdtContent>
      </w:sdt>
      <w:r w:rsidDel="00000000" w:rsidR="00000000" w:rsidRPr="00000000">
        <w:rPr>
          <w:rtl w:val="0"/>
        </w:rPr>
        <w:t xml:space="preserve">ndean orogeny, but also to eustatism (Hoorn et al. 2022; Guayasamin et al. 2024).</w:t>
      </w:r>
      <w:commentRangeEnd w:id="54"/>
      <w:r w:rsidDel="00000000" w:rsidR="00000000" w:rsidRPr="00000000">
        <w:commentReference w:id="54"/>
      </w:r>
      <w:r w:rsidDel="00000000" w:rsidR="00000000" w:rsidRPr="00000000">
        <w:rPr>
          <w:rtl w:val="0"/>
        </w:rPr>
        <w:t xml:space="preserve"> We therefore incorporated the sea level reconstructions of Miller et al. (2020) in our analyses.</w:t>
      </w:r>
    </w:p>
    <w:p w:rsidR="00000000" w:rsidDel="00000000" w:rsidP="00000000" w:rsidRDefault="00000000" w:rsidRPr="00000000" w14:paraId="00000021">
      <w:pPr>
        <w:spacing w:after="180" w:before="180" w:line="360" w:lineRule="auto"/>
        <w:ind w:firstLine="720"/>
        <w:jc w:val="both"/>
        <w:rPr/>
      </w:pPr>
      <w:sdt>
        <w:sdtPr>
          <w:id w:val="-1913910025"/>
          <w:tag w:val="goog_rdk_128"/>
        </w:sdtPr>
        <w:sdtContent>
          <w:commentRangeStart w:id="55"/>
        </w:sdtContent>
      </w:sdt>
      <w:r w:rsidDel="00000000" w:rsidR="00000000" w:rsidRPr="00000000">
        <w:rPr>
          <w:rtl w:val="0"/>
        </w:rPr>
        <w:t xml:space="preserve">Diversity-dependent effects have been illustrated many times as important drivers for changes in macroevolutionary rates (Etienne et al. 2011; Condamine et al. 2019, 2020), just like temperature, in a wide range of clades</w:t>
      </w:r>
      <w:commentRangeEnd w:id="55"/>
      <w:r w:rsidDel="00000000" w:rsidR="00000000" w:rsidRPr="00000000">
        <w:commentReference w:id="55"/>
      </w:r>
      <w:r w:rsidDel="00000000" w:rsidR="00000000" w:rsidRPr="00000000">
        <w:rPr>
          <w:rtl w:val="0"/>
        </w:rPr>
        <w:t xml:space="preserve">. Therefore, we allowed for diversity-dependence in our environment-dependent diversification (EDD) analyses.</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keepNext w:val="0"/>
        <w:keepLines w:val="0"/>
        <w:spacing w:after="80" w:before="280" w:line="360" w:lineRule="auto"/>
        <w:ind w:left="720" w:firstLine="0"/>
        <w:jc w:val="both"/>
        <w:rPr/>
      </w:pPr>
      <w:bookmarkStart w:colFirst="0" w:colLast="0" w:name="_heading=h.tl0pruwm8pj7" w:id="6"/>
      <w:bookmarkEnd w:id="6"/>
      <w:r w:rsidDel="00000000" w:rsidR="00000000" w:rsidRPr="00000000">
        <w:rPr>
          <w:rtl w:val="0"/>
        </w:rPr>
        <w:t xml:space="preserve">Multivariate Birth-Death (MBD) analyses</w:t>
      </w:r>
    </w:p>
    <w:p w:rsidR="00000000" w:rsidDel="00000000" w:rsidP="00000000" w:rsidRDefault="00000000" w:rsidRPr="00000000" w14:paraId="00000023">
      <w:pPr>
        <w:spacing w:after="180" w:before="180" w:line="360" w:lineRule="auto"/>
        <w:ind w:left="0" w:firstLine="720"/>
        <w:jc w:val="both"/>
        <w:rPr/>
      </w:pPr>
      <w:r w:rsidDel="00000000" w:rsidR="00000000" w:rsidRPr="00000000">
        <w:rPr>
          <w:rtl w:val="0"/>
        </w:rPr>
        <w:t xml:space="preserve">At first, we carried out </w:t>
      </w:r>
      <w:r w:rsidDel="00000000" w:rsidR="00000000" w:rsidRPr="00000000">
        <w:rPr>
          <w:rtl w:val="0"/>
        </w:rPr>
        <w:t xml:space="preserve">EDD</w:t>
      </w:r>
      <w:r w:rsidDel="00000000" w:rsidR="00000000" w:rsidRPr="00000000">
        <w:rPr>
          <w:rtl w:val="0"/>
        </w:rPr>
        <w:t xml:space="preserve"> analyses using the Multivariate Birth-Death (MBD) model implemented in PyRate (Lehtonen et al. 2017). Given origination and extinction times inferred by PyRate (see previous part), the MBD model </w:t>
      </w:r>
      <w:r w:rsidDel="00000000" w:rsidR="00000000" w:rsidRPr="00000000">
        <w:rPr>
          <w:i w:val="1"/>
          <w:iCs w:val="1"/>
          <w:rtl w:val="0"/>
        </w:rPr>
        <w:t xml:space="preserve">de novo</w:t>
      </w:r>
      <w:r w:rsidDel="00000000" w:rsidR="00000000" w:rsidRPr="00000000">
        <w:rPr>
          <w:rtl w:val="0"/>
        </w:rPr>
        <w:t xml:space="preserve"> estimates origination and extinction rates (resp. </w:t>
      </w:r>
      <m:oMath>
        <m:r>
          <m:t>λ</m:t>
        </m:r>
      </m:oMath>
      <w:r w:rsidDel="00000000" w:rsidR="00000000" w:rsidRPr="00000000">
        <w:rPr>
          <w:rtl w:val="0"/>
        </w:rPr>
        <w:t xml:space="preserve"> and </w:t>
      </w:r>
      <m:oMath>
        <m:r>
          <m:t>μ</m:t>
        </m:r>
      </m:oMath>
      <w:r w:rsidDel="00000000" w:rsidR="00000000" w:rsidRPr="00000000">
        <w:rPr>
          <w:rtl w:val="0"/>
        </w:rPr>
        <w:t xml:space="preserve">) using a birth-death process where </w:t>
      </w:r>
      <m:oMath>
        <m:r>
          <m:t>λ</m:t>
        </m:r>
      </m:oMath>
      <w:r w:rsidDel="00000000" w:rsidR="00000000" w:rsidRPr="00000000">
        <w:rPr>
          <w:rtl w:val="0"/>
        </w:rPr>
        <w:t xml:space="preserve"> and </w:t>
      </w:r>
      <m:oMath>
        <m:r>
          <m:t>μ</m:t>
        </m:r>
      </m:oMath>
      <w:r w:rsidDel="00000000" w:rsidR="00000000" w:rsidRPr="00000000">
        <w:rPr>
          <w:rtl w:val="0"/>
        </w:rPr>
        <w:t xml:space="preserve"> are functions of a set of environmental variables. Given a set of environmental correlates of size </w:t>
      </w:r>
      <m:oMath>
        <m:r>
          <w:rPr/>
          <m:t xml:space="preserve">n</m:t>
        </m:r>
      </m:oMath>
      <w:r w:rsidDel="00000000" w:rsidR="00000000" w:rsidRPr="00000000">
        <w:rPr>
          <w:rtl w:val="0"/>
        </w:rPr>
        <w:t xml:space="preserve"> (in our case, </w:t>
      </w:r>
      <m:oMath>
        <m:r>
          <w:rPr/>
          <m:t xml:space="preserve">n=4</m:t>
        </m:r>
      </m:oMath>
      <w:r w:rsidDel="00000000" w:rsidR="00000000" w:rsidRPr="00000000">
        <w:rPr>
          <w:rtl w:val="0"/>
        </w:rPr>
        <w:t xml:space="preserve">), the model assumes either a linear or an exponential dependency between </w:t>
      </w:r>
      <m:oMath>
        <m:r>
          <m:t>λ</m:t>
        </m:r>
      </m:oMath>
      <w:r w:rsidDel="00000000" w:rsidR="00000000" w:rsidRPr="00000000">
        <w:rPr>
          <w:rtl w:val="0"/>
        </w:rPr>
        <w:t xml:space="preserve"> (or </w:t>
      </w:r>
      <m:oMath>
        <m:r>
          <m:t>μ</m:t>
        </m:r>
      </m:oMath>
      <w:r w:rsidDel="00000000" w:rsidR="00000000" w:rsidRPr="00000000">
        <w:rPr>
          <w:rtl w:val="0"/>
        </w:rPr>
        <w:t xml:space="preserve">) and the environment correlates – here, we only tested for exponential dependencies. Therefore, to a given rate, </w:t>
      </w:r>
      <m:oMath>
        <m:r>
          <w:rPr/>
          <m:t xml:space="preserve">n</m:t>
        </m:r>
      </m:oMath>
      <w:r w:rsidDel="00000000" w:rsidR="00000000" w:rsidRPr="00000000">
        <w:rPr>
          <w:rtl w:val="0"/>
        </w:rPr>
        <w:t xml:space="preserve"> correlation parameters – one per environment variable – are estimated (resp. </w:t>
      </w:r>
      <m:oMath>
        <m:sSub>
          <m:sSubPr>
            <m:ctrlPr>
              <w:rPr/>
            </m:ctrlPr>
          </m:sSubPr>
          <m:e>
            <m:r>
              <w:rPr/>
              <m:t xml:space="preserve">G</m:t>
            </m:r>
          </m:e>
          <m:sub>
            <m:r>
              <w:rPr/>
              <m:t>λ</m:t>
            </m:r>
            <m:r>
              <w:rPr/>
              <m:t xml:space="preserve">,i</m:t>
            </m:r>
          </m:sub>
        </m:sSub>
      </m:oMath>
      <w:r w:rsidDel="00000000" w:rsidR="00000000" w:rsidRPr="00000000">
        <w:rPr>
          <w:rtl w:val="0"/>
        </w:rPr>
        <w:t xml:space="preserve"> or </w:t>
      </w:r>
      <m:oMath>
        <m:sSub>
          <m:sSubPr>
            <m:ctrlPr>
              <w:rPr/>
            </m:ctrlPr>
          </m:sSubPr>
          <m:e>
            <m:r>
              <w:rPr/>
              <m:t xml:space="preserve">G</m:t>
            </m:r>
          </m:e>
          <m:sub>
            <m:r>
              <w:rPr/>
              <m:t>μ</m:t>
            </m:r>
            <m:r>
              <w:rPr/>
              <m:t xml:space="preserve">,i</m:t>
            </m:r>
          </m:sub>
        </m:sSub>
      </m:oMath>
      <w:r w:rsidDel="00000000" w:rsidR="00000000" w:rsidRPr="00000000">
        <w:rPr>
          <w:rtl w:val="0"/>
        </w:rPr>
        <w:t xml:space="preserve">), plus a baseline rate. Each </w:t>
      </w:r>
      <m:oMath>
        <m:sSub>
          <m:sSubPr>
            <m:ctrlPr>
              <w:rPr/>
            </m:ctrlPr>
          </m:sSubPr>
          <m:e>
            <m:r>
              <w:rPr/>
              <m:t xml:space="preserve">G</m:t>
            </m:r>
          </m:e>
          <m:sub>
            <m:r>
              <w:rPr/>
              <m:t>λ</m:t>
            </m:r>
            <m:r>
              <w:rPr/>
              <m:t xml:space="preserve">,i</m:t>
            </m:r>
          </m:sub>
        </m:sSub>
      </m:oMath>
      <w:r w:rsidDel="00000000" w:rsidR="00000000" w:rsidRPr="00000000">
        <w:rPr>
          <w:rtl w:val="0"/>
        </w:rPr>
        <w:t xml:space="preserve"> or </w:t>
      </w:r>
      <m:oMath>
        <m:sSub>
          <m:sSubPr>
            <m:ctrlPr>
              <w:rPr/>
            </m:ctrlPr>
          </m:sSubPr>
          <m:e>
            <m:r>
              <w:rPr/>
              <m:t xml:space="preserve">G</m:t>
            </m:r>
          </m:e>
          <m:sub>
            <m:r>
              <w:rPr/>
              <m:t>μ</m:t>
            </m:r>
            <m:r>
              <w:rPr/>
              <m:t xml:space="preserve">,i</m:t>
            </m:r>
          </m:sub>
        </m:sSub>
      </m:oMath>
      <w:r w:rsidDel="00000000" w:rsidR="00000000" w:rsidRPr="00000000">
        <w:rPr>
          <w:rtl w:val="0"/>
        </w:rPr>
        <w:t xml:space="preserve"> is assigned a shrinkage weight (resp. </w:t>
      </w:r>
      <m:oMath>
        <m:sSub>
          <m:sSubPr>
            <m:ctrlPr>
              <w:rPr/>
            </m:ctrlPr>
          </m:sSubPr>
          <m:e>
            <m:r>
              <w:rPr/>
              <m:t xml:space="preserve">w</m:t>
            </m:r>
          </m:e>
          <m:sub>
            <m:r>
              <w:rPr/>
              <m:t>λ</m:t>
            </m:r>
            <m:r>
              <w:rPr/>
              <m:t xml:space="preserve">,i</m:t>
            </m:r>
          </m:sub>
        </m:sSub>
      </m:oMath>
      <w:r w:rsidDel="00000000" w:rsidR="00000000" w:rsidRPr="00000000">
        <w:rPr>
          <w:rtl w:val="0"/>
        </w:rPr>
        <w:t xml:space="preserve"> and </w:t>
      </w:r>
      <m:oMath>
        <m:sSub>
          <m:sSubPr>
            <m:ctrlPr>
              <w:rPr/>
            </m:ctrlPr>
          </m:sSubPr>
          <m:e>
            <m:r>
              <w:rPr/>
              <m:t xml:space="preserve">w</m:t>
            </m:r>
          </m:e>
          <m:sub>
            <m:r>
              <w:rPr/>
              <m:t>μ</m:t>
            </m:r>
            <m:r>
              <w:rPr/>
              <m:t xml:space="preserve">,i</m:t>
            </m:r>
          </m:sub>
        </m:sSub>
      </m:oMath>
      <w:r w:rsidDel="00000000" w:rsidR="00000000" w:rsidRPr="00000000">
        <w:rPr>
          <w:rtl w:val="0"/>
        </w:rPr>
        <w:t xml:space="preserve">), ranging from 0 to 1, testing for the strength of the relationship between the newly-estimated rate and each environmental variable individually. A correlation coefficient </w:t>
      </w:r>
      <m:oMath>
        <m:sSub>
          <m:sSubPr>
            <m:ctrlPr>
              <w:rPr/>
            </m:ctrlPr>
          </m:sSubPr>
          <m:e>
            <m:r>
              <w:rPr/>
              <m:t xml:space="preserve">G</m:t>
            </m:r>
          </m:e>
          <m:sub>
            <m:r>
              <w:rPr/>
              <m:t xml:space="preserve">.,i</m:t>
            </m:r>
          </m:sub>
        </m:sSub>
      </m:oMath>
      <w:r w:rsidDel="00000000" w:rsidR="00000000" w:rsidRPr="00000000">
        <w:rPr>
          <w:rtl w:val="0"/>
        </w:rPr>
        <w:t xml:space="preserve"> is considered significant if </w:t>
      </w:r>
      <m:oMath>
        <m:r>
          <w:rPr/>
          <m:t xml:space="preserve">median</m:t>
        </m:r>
        <m:d>
          <m:dPr>
            <m:begChr m:val="("/>
            <m:endChr m:val=")"/>
            <m:ctrlPr>
              <w:rPr/>
            </m:ctrlPr>
          </m:dPr>
          <m:e>
            <m:sSub>
              <m:sSubPr>
                <m:ctrlPr>
                  <w:rPr/>
                </m:ctrlPr>
              </m:sSubPr>
              <m:e>
                <m:r>
                  <w:rPr/>
                  <m:t xml:space="preserve">w</m:t>
                </m:r>
              </m:e>
              <m:sub>
                <m:r>
                  <w:rPr/>
                  <m:t xml:space="preserve">.,i</m:t>
                </m:r>
              </m:sub>
            </m:sSub>
          </m:e>
        </m:d>
        <m:r>
          <w:rPr/>
          <m:t xml:space="preserve">&gt;0.5</m:t>
        </m:r>
      </m:oMath>
      <w:r w:rsidDel="00000000" w:rsidR="00000000" w:rsidRPr="00000000">
        <w:rPr>
          <w:rtl w:val="0"/>
        </w:rPr>
        <w:t xml:space="preserve"> and if its 95% Highest Posterior Density interval (HPD) does not overlap with 0.</w:t>
      </w:r>
    </w:p>
    <w:p w:rsidR="00000000" w:rsidDel="00000000" w:rsidP="00000000" w:rsidRDefault="00000000" w:rsidRPr="00000000" w14:paraId="00000024">
      <w:pPr>
        <w:spacing w:after="180" w:before="180" w:line="360" w:lineRule="auto"/>
        <w:ind w:firstLine="567"/>
        <w:jc w:val="both"/>
        <w:rPr/>
      </w:pPr>
      <w:r w:rsidDel="00000000" w:rsidR="00000000" w:rsidRPr="00000000">
        <w:rPr>
          <w:rtl w:val="0"/>
        </w:rPr>
        <w:t xml:space="preserve">An MCMC algorithm jointly approximates the posterior distribution of each </w:t>
      </w:r>
      <m:oMath>
        <m:sSub>
          <m:sSubPr>
            <m:ctrlPr>
              <w:rPr/>
            </m:ctrlPr>
          </m:sSubPr>
          <m:e>
            <m:r>
              <w:rPr/>
              <m:t xml:space="preserve">G</m:t>
            </m:r>
          </m:e>
          <m:sub>
            <m:r>
              <w:rPr/>
              <m:t xml:space="preserve">.,i</m:t>
            </m:r>
          </m:sub>
        </m:sSub>
      </m:oMath>
      <w:r w:rsidDel="00000000" w:rsidR="00000000" w:rsidRPr="00000000">
        <w:rPr>
          <w:rtl w:val="0"/>
        </w:rPr>
        <w:t xml:space="preserve"> and their associated </w:t>
      </w:r>
      <m:oMath>
        <m:sSub>
          <m:sSubPr>
            <m:ctrlPr>
              <w:rPr/>
            </m:ctrlPr>
          </m:sSubPr>
          <m:e>
            <m:r>
              <w:rPr/>
              <m:t xml:space="preserve">w</m:t>
            </m:r>
          </m:e>
          <m:sub>
            <m:r>
              <w:rPr/>
              <m:t xml:space="preserve">.,i</m:t>
            </m:r>
          </m:sub>
        </m:sSub>
      </m:oMath>
      <w:r w:rsidDel="00000000" w:rsidR="00000000" w:rsidRPr="00000000">
        <w:rPr>
          <w:rtl w:val="0"/>
        </w:rPr>
        <w:t xml:space="preserve"> while controlling for over-parameterisation. We ran each set of MBD analyses across 10 million iterations, with a sampling frequency of 10,000.</w:t>
      </w:r>
      <w:r w:rsidDel="00000000" w:rsidR="00000000" w:rsidRPr="00000000">
        <w:rPr>
          <w:rtl w:val="0"/>
        </w:rPr>
      </w:r>
    </w:p>
    <w:p w:rsidR="00000000" w:rsidDel="00000000" w:rsidP="00000000" w:rsidRDefault="00000000" w:rsidRPr="00000000" w14:paraId="00000025">
      <w:pPr>
        <w:spacing w:after="180" w:before="180" w:line="360" w:lineRule="auto"/>
        <w:ind w:firstLine="720"/>
        <w:jc w:val="both"/>
        <w:rPr>
          <w:b w:val="1"/>
          <w:bCs w:val="1"/>
        </w:rPr>
      </w:pPr>
      <w:r w:rsidDel="00000000" w:rsidR="00000000" w:rsidRPr="00000000">
        <w:rPr>
          <w:b w:val="1"/>
          <w:bCs w:val="1"/>
          <w:rtl w:val="0"/>
        </w:rPr>
        <w:t xml:space="preserve">ADE</w:t>
      </w:r>
    </w:p>
    <w:p w:rsidR="00000000" w:rsidDel="00000000" w:rsidP="00000000" w:rsidRDefault="00000000" w:rsidRPr="00000000" w14:paraId="00000026">
      <w:pPr>
        <w:spacing w:after="180" w:before="180" w:line="360" w:lineRule="auto"/>
        <w:ind w:firstLine="567"/>
        <w:jc w:val="both"/>
        <w:rPr>
          <w:b w:val="1"/>
          <w:bCs w:val="1"/>
        </w:rPr>
      </w:pPr>
      <w:r w:rsidDel="00000000" w:rsidR="00000000" w:rsidRPr="00000000">
        <w:rPr>
          <w:rtl w:val="0"/>
        </w:rPr>
        <w:t xml:space="preserve">To investigate the potential effect of species age on their extinction probabilities, we used Age-Dependent Extinction (ADE) model (Hagen et al. 2018). This model uses a Weibull distribution to model the relationship between species age and their probability to go extinct. The shape parameter (</w:t>
      </w:r>
      <m:oMath>
        <m:r>
          <m:t>ϕ</m:t>
        </m:r>
      </m:oMath>
      <w:r w:rsidDel="00000000" w:rsidR="00000000" w:rsidRPr="00000000">
        <w:rPr>
          <w:rtl w:val="0"/>
        </w:rPr>
        <w:t xml:space="preserve">) of the distribution informs about the direction of such a relationship, with </w:t>
      </w:r>
      <m:oMath>
        <m:r>
          <m:t>ϕ</m:t>
        </m:r>
        <m:r>
          <w:rPr/>
          <m:t xml:space="preserve">&lt;1</m:t>
        </m:r>
      </m:oMath>
      <w:r w:rsidDel="00000000" w:rsidR="00000000" w:rsidRPr="00000000">
        <w:rPr>
          <w:rtl w:val="0"/>
        </w:rPr>
        <w:t xml:space="preserve"> indicating decreasing extinction probability decreases with species age, </w:t>
      </w:r>
      <m:oMath>
        <m:r>
          <m:t>ϕ</m:t>
        </m:r>
        <m:r>
          <w:rPr/>
          <m:t xml:space="preserve">&gt;1</m:t>
        </m:r>
      </m:oMath>
      <w:r w:rsidDel="00000000" w:rsidR="00000000" w:rsidRPr="00000000">
        <w:rPr>
          <w:rtl w:val="0"/>
        </w:rPr>
        <w:t xml:space="preserve"> increasing extinction probability with species age, and </w:t>
      </w:r>
      <m:oMath>
        <m:r>
          <m:t>ϕ</m:t>
        </m:r>
        <m:r>
          <w:rPr/>
          <m:t xml:space="preserve">=1</m:t>
        </m:r>
      </m:oMath>
      <w:r w:rsidDel="00000000" w:rsidR="00000000" w:rsidRPr="00000000">
        <w:rPr>
          <w:rtl w:val="0"/>
        </w:rPr>
        <w:t xml:space="preserve"> no relationship between species age and extinction probability. We fitted the ADE model to our </w:t>
      </w:r>
      <w:sdt>
        <w:sdtPr>
          <w:id w:val="-833390590"/>
          <w:tag w:val="goog_rdk_129"/>
        </w:sdtPr>
        <w:sdtContent>
          <w:del w:author="Myriam Boivin" w:id="36" w:date="2026-01-19T17:15:48Z"/>
          <w:sdt>
            <w:sdtPr>
              <w:id w:val="1577881731"/>
              <w:tag w:val="goog_rdk_130"/>
            </w:sdtPr>
            <w:sdtContent>
              <w:commentRangeStart w:id="56"/>
            </w:sdtContent>
          </w:sdt>
          <w:del w:author="Myriam Boivin" w:id="36" w:date="2026-01-19T17:15:48Z">
            <w:r w:rsidDel="00000000" w:rsidR="00000000" w:rsidRPr="00000000">
              <w:rPr>
                <w:rtl w:val="0"/>
              </w:rPr>
              <w:delText xml:space="preserve">fossil </w:delText>
            </w:r>
          </w:del>
        </w:sdtContent>
      </w:sdt>
      <w:commentRangeEnd w:id="56"/>
      <w:r w:rsidDel="00000000" w:rsidR="00000000" w:rsidRPr="00000000">
        <w:commentReference w:id="56"/>
      </w:r>
      <w:r w:rsidDel="00000000" w:rsidR="00000000" w:rsidRPr="00000000">
        <w:rPr>
          <w:rtl w:val="0"/>
        </w:rPr>
        <w:t xml:space="preserve">occurrence database, approximating the posterior distribution of the model parameters with an MCMC algorithm that we ran across 40 million MCMC generations, sampling every 40,000. Parameter convergence was assessed using </w:t>
      </w:r>
      <w:sdt>
        <w:sdtPr>
          <w:id w:val="1547677305"/>
          <w:tag w:val="goog_rdk_131"/>
        </w:sdtPr>
        <w:sdtContent>
          <w:commentRangeStart w:id="57"/>
        </w:sdtContent>
      </w:sdt>
      <w:r w:rsidDel="00000000" w:rsidR="00000000" w:rsidRPr="00000000">
        <w:rPr>
          <w:rtl w:val="0"/>
        </w:rPr>
        <w:t xml:space="preserve">the pymc 5.9.2 library,</w:t>
      </w:r>
      <w:commentRangeEnd w:id="57"/>
      <w:r w:rsidDel="00000000" w:rsidR="00000000" w:rsidRPr="00000000">
        <w:commentReference w:id="57"/>
      </w:r>
      <w:r w:rsidDel="00000000" w:rsidR="00000000" w:rsidRPr="00000000">
        <w:rPr>
          <w:rtl w:val="0"/>
        </w:rPr>
        <w:t xml:space="preserve"> and we considered parameters achieved convergence if their ESS was above 200.</w:t>
      </w:r>
      <w:r w:rsidDel="00000000" w:rsidR="00000000" w:rsidRPr="00000000">
        <w:rPr>
          <w:rtl w:val="0"/>
        </w:rPr>
      </w:r>
    </w:p>
    <w:p w:rsidR="00000000" w:rsidDel="00000000" w:rsidP="00000000" w:rsidRDefault="00000000" w:rsidRPr="00000000" w14:paraId="00000027">
      <w:pPr>
        <w:pStyle w:val="Heading3"/>
        <w:keepNext w:val="0"/>
        <w:keepLines w:val="0"/>
        <w:spacing w:after="80" w:before="280" w:line="360" w:lineRule="auto"/>
        <w:ind w:left="720" w:firstLine="0"/>
        <w:jc w:val="both"/>
        <w:rPr/>
      </w:pPr>
      <w:bookmarkStart w:colFirst="0" w:colLast="0" w:name="_heading=h.geqkvaagimir" w:id="7"/>
      <w:bookmarkEnd w:id="7"/>
      <w:sdt>
        <w:sdtPr>
          <w:id w:val="455870270"/>
          <w:tag w:val="goog_rdk_132"/>
        </w:sdtPr>
        <w:sdtContent>
          <w:commentRangeStart w:id="58"/>
        </w:sdtContent>
      </w:sdt>
      <w:r w:rsidDel="00000000" w:rsidR="00000000" w:rsidRPr="00000000">
        <w:rPr>
          <w:rtl w:val="0"/>
        </w:rPr>
        <w:t xml:space="preserve">Birth-Death Neural Networks (BDNN) analyses</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028">
      <w:pPr>
        <w:spacing w:after="180" w:before="180" w:line="360" w:lineRule="auto"/>
        <w:jc w:val="both"/>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29">
      <w:pPr>
        <w:spacing w:after="180" w:before="180" w:line="360" w:lineRule="auto"/>
        <w:ind w:firstLine="720"/>
        <w:jc w:val="both"/>
        <w:rPr/>
      </w:pPr>
      <w:r w:rsidDel="00000000" w:rsidR="00000000" w:rsidRPr="00000000">
        <w:rPr>
          <w:rtl w:val="0"/>
        </w:rPr>
        <w:t xml:space="preserve">We used the Birth-Death Neural Networks (BDNN) model (Hauffe et al. 2024) to complement the EDD analyses carried out with the MBD model. </w:t>
      </w:r>
      <w:sdt>
        <w:sdtPr>
          <w:id w:val="-999128102"/>
          <w:tag w:val="goog_rdk_133"/>
        </w:sdtPr>
        <w:sdtContent>
          <w:commentRangeStart w:id="59"/>
        </w:sdtContent>
      </w:sdt>
      <w:sdt>
        <w:sdtPr>
          <w:id w:val="-1873796095"/>
          <w:tag w:val="goog_rdk_134"/>
        </w:sdtPr>
        <w:sdtContent>
          <w:commentRangeStart w:id="60"/>
        </w:sdtContent>
      </w:sdt>
      <w:r w:rsidDel="00000000" w:rsidR="00000000" w:rsidRPr="00000000">
        <w:rPr>
          <w:rtl w:val="0"/>
        </w:rPr>
        <w:t xml:space="preserve">Built </w:t>
      </w:r>
      <w:commentRangeEnd w:id="59"/>
      <w:r w:rsidDel="00000000" w:rsidR="00000000" w:rsidRPr="00000000">
        <w:commentReference w:id="59"/>
      </w:r>
      <w:commentRangeEnd w:id="60"/>
      <w:r w:rsidDel="00000000" w:rsidR="00000000" w:rsidRPr="00000000">
        <w:commentReference w:id="60"/>
      </w:r>
      <w:r w:rsidDel="00000000" w:rsidR="00000000" w:rsidRPr="00000000">
        <w:rPr>
          <w:rtl w:val="0"/>
        </w:rPr>
        <w:t xml:space="preserve">upon PyRate, BDNN extends the birth-death process used to reconstruct </w:t>
      </w:r>
      <w:sdt>
        <w:sdtPr>
          <w:id w:val="-1501605205"/>
          <w:tag w:val="goog_rdk_135"/>
        </w:sdtPr>
        <w:sdtContent>
          <w:commentRangeStart w:id="61"/>
        </w:sdtContent>
      </w:sdt>
      <w:r w:rsidDel="00000000" w:rsidR="00000000" w:rsidRPr="00000000">
        <w:rPr>
          <w:rtl w:val="0"/>
        </w:rPr>
        <w:t xml:space="preserve">speciation </w:t>
      </w:r>
      <w:commentRangeEnd w:id="61"/>
      <w:r w:rsidDel="00000000" w:rsidR="00000000" w:rsidRPr="00000000">
        <w:commentReference w:id="61"/>
      </w:r>
      <w:r w:rsidDel="00000000" w:rsidR="00000000" w:rsidRPr="00000000">
        <w:rPr>
          <w:rtl w:val="0"/>
        </w:rPr>
        <w:t xml:space="preserve">and extinction rates given the estimated preservation-aware times of origination and extinction for each </w:t>
      </w:r>
      <w:sdt>
        <w:sdtPr>
          <w:id w:val="-422177003"/>
          <w:tag w:val="goog_rdk_136"/>
        </w:sdtPr>
        <w:sdtContent>
          <w:commentRangeStart w:id="62"/>
        </w:sdtContent>
      </w:sdt>
      <w:r w:rsidDel="00000000" w:rsidR="00000000" w:rsidRPr="00000000">
        <w:rPr>
          <w:rtl w:val="0"/>
        </w:rPr>
        <w:t xml:space="preserve">species </w:t>
      </w:r>
      <w:commentRangeEnd w:id="62"/>
      <w:r w:rsidDel="00000000" w:rsidR="00000000" w:rsidRPr="00000000">
        <w:commentReference w:id="62"/>
      </w:r>
      <w:r w:rsidDel="00000000" w:rsidR="00000000" w:rsidRPr="00000000">
        <w:rPr>
          <w:rtl w:val="0"/>
        </w:rPr>
        <w:t xml:space="preserve">by allowing rates to vary not only across time but also across lineages. One of the key advances of BDNN is that it uses an unsupervised neural network to estimate these rates as a function of a user-provided set of external predictors, such as environmental covariates or biological traits. It therefore does not assume any predefined dependency between diversification rates and the variables tested – contrary to the linear vs. exponential duality offered by classical EDD approaches. Consequently, these dependencies can be complex, going beyond linearity, and can change through time. The so-estimated rates are then directly incorporated in the likelihood function of the birth-death process implemented in PyRate. Noteworthy, BDNN provides the ability to test for the combined effect (</w:t>
      </w:r>
      <w:r w:rsidDel="00000000" w:rsidR="00000000" w:rsidRPr="00000000">
        <w:rPr>
          <w:i w:val="1"/>
          <w:iCs w:val="1"/>
          <w:rtl w:val="0"/>
        </w:rPr>
        <w:t xml:space="preserve">i</w:t>
      </w:r>
      <w:r w:rsidDel="00000000" w:rsidR="00000000" w:rsidRPr="00000000">
        <w:rPr>
          <w:rtl w:val="0"/>
        </w:rPr>
        <w:t xml:space="preserve">.</w:t>
      </w:r>
      <w:r w:rsidDel="00000000" w:rsidR="00000000" w:rsidRPr="00000000">
        <w:rPr>
          <w:i w:val="1"/>
          <w:iCs w:val="1"/>
          <w:rtl w:val="0"/>
        </w:rPr>
        <w:t xml:space="preserve">e</w:t>
      </w:r>
      <w:r w:rsidDel="00000000" w:rsidR="00000000" w:rsidRPr="00000000">
        <w:rPr>
          <w:rtl w:val="0"/>
        </w:rPr>
        <w:t xml:space="preserve">., interaction) of multiple variables, and further ranks the predictors according to their respective contribution to the modelled macroevolutionary pattern by using common explainable AI metrics.</w:t>
      </w:r>
      <w:r w:rsidDel="00000000" w:rsidR="00000000" w:rsidRPr="00000000">
        <w:br w:type="page"/>
      </w:r>
      <w:r w:rsidDel="00000000" w:rsidR="00000000" w:rsidRPr="00000000">
        <w:rPr>
          <w:rtl w:val="0"/>
        </w:rPr>
      </w:r>
    </w:p>
    <w:p w:rsidR="00000000" w:rsidDel="00000000" w:rsidP="00000000" w:rsidRDefault="00000000" w:rsidRPr="00000000" w14:paraId="0000002A">
      <w:pPr>
        <w:spacing w:after="180" w:before="180" w:line="360" w:lineRule="auto"/>
        <w:jc w:val="both"/>
        <w:rPr/>
      </w:pPr>
      <w:r w:rsidDel="00000000" w:rsidR="00000000" w:rsidRPr="00000000">
        <w:rPr>
          <w:rtl w:val="0"/>
        </w:rPr>
      </w:r>
    </w:p>
    <w:bookmarkStart w:colFirst="0" w:colLast="0" w:name="bookmark=id.h1kjijmovvhl" w:id="8"/>
    <w:bookmarkEnd w:id="8"/>
    <w:p w:rsidR="00000000" w:rsidDel="00000000" w:rsidP="00000000" w:rsidRDefault="00000000" w:rsidRPr="00000000" w14:paraId="0000002B">
      <w:pPr>
        <w:pStyle w:val="Heading1"/>
        <w:rPr/>
      </w:pPr>
      <w:sdt>
        <w:sdtPr>
          <w:id w:val="-420564044"/>
          <w:tag w:val="goog_rdk_137"/>
        </w:sdtPr>
        <w:sdtContent>
          <w:commentRangeStart w:id="63"/>
        </w:sdtContent>
      </w:sdt>
      <w:r w:rsidDel="00000000" w:rsidR="00000000" w:rsidRPr="00000000">
        <w:rPr>
          <w:rtl w:val="0"/>
        </w:rPr>
        <w:t xml:space="preserve">References</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Álvarez A., Arévalo R.L.M., Verzi D.H. 2017. Diversification patterns and size evolution in caviomorph rodents. Biological Journal of the Linnean Society. 121:907–922.</w:t>
      </w:r>
    </w:p>
    <w:p w:rsidR="00000000" w:rsidDel="00000000" w:rsidP="00000000" w:rsidRDefault="00000000" w:rsidRPr="00000000" w14:paraId="0000002D">
      <w:pPr>
        <w:rPr/>
      </w:pPr>
      <w:r w:rsidDel="00000000" w:rsidR="00000000" w:rsidRPr="00000000">
        <w:rPr>
          <w:rtl w:val="0"/>
        </w:rPr>
        <w:t xml:space="preserve">Antonelli A., Nylander J.A.A., Persson C., Sanmartín I. 2009. Tracing the impact of the andean uplift on neotropical plant evolution. Proceedings of the National Academy of Sciences. 106:9749–9754.</w:t>
      </w:r>
    </w:p>
    <w:p w:rsidR="00000000" w:rsidDel="00000000" w:rsidP="00000000" w:rsidRDefault="00000000" w:rsidRPr="00000000" w14:paraId="0000002E">
      <w:pPr>
        <w:rPr/>
      </w:pPr>
      <w:r w:rsidDel="00000000" w:rsidR="00000000" w:rsidRPr="00000000">
        <w:rPr>
          <w:rtl w:val="0"/>
        </w:rPr>
        <w:t xml:space="preserve">Arnal M., Pérez M.E., Tejada Medina L.M., Campbell K.E. 2022. The high taxonomic diversity of the palaeogene hystricognath rodents (caviomorpha) from santa rosa (peru, south america) framed within a new geochronological context. Historical Biology. 34:2350–2373.</w:t>
      </w:r>
    </w:p>
    <w:p w:rsidR="00000000" w:rsidDel="00000000" w:rsidP="00000000" w:rsidRDefault="00000000" w:rsidRPr="00000000" w14:paraId="0000002F">
      <w:pPr>
        <w:rPr/>
      </w:pPr>
      <w:r w:rsidDel="00000000" w:rsidR="00000000" w:rsidRPr="00000000">
        <w:rPr>
          <w:rtl w:val="0"/>
        </w:rPr>
        <w:t xml:space="preserve">Balseiro D., Serra F., Bignon A. 2025. Extinction drives both expansion and contraction of morphological disparity in trilobites. Proceedings B.</w:t>
      </w:r>
    </w:p>
    <w:p w:rsidR="00000000" w:rsidDel="00000000" w:rsidP="00000000" w:rsidRDefault="00000000" w:rsidRPr="00000000" w14:paraId="00000030">
      <w:pPr>
        <w:rPr/>
      </w:pPr>
      <w:r w:rsidDel="00000000" w:rsidR="00000000" w:rsidRPr="00000000">
        <w:rPr>
          <w:rtl w:val="0"/>
        </w:rPr>
        <w:t xml:space="preserve">Barnosky A.D. 2001. Distinguishing the effects of the red queen and court jester on miocene mammal evolution in the northern rocky mountains. Journal of Vertebrate Paleontology. 21:172–185.</w:t>
      </w:r>
    </w:p>
    <w:p w:rsidR="00000000" w:rsidDel="00000000" w:rsidP="00000000" w:rsidRDefault="00000000" w:rsidRPr="00000000" w14:paraId="00000031">
      <w:pPr>
        <w:rPr/>
      </w:pPr>
      <w:r w:rsidDel="00000000" w:rsidR="00000000" w:rsidRPr="00000000">
        <w:rPr>
          <w:rtl w:val="0"/>
        </w:rPr>
        <w:t xml:space="preserve">Barnosky A.D., Lindsey E.L. 2010. Timing of quaternary megafaunal extinction in south america in relation to human arrival and climate change. Quaternary International. 217:10–29.</w:t>
      </w:r>
    </w:p>
    <w:p w:rsidR="00000000" w:rsidDel="00000000" w:rsidP="00000000" w:rsidRDefault="00000000" w:rsidRPr="00000000" w14:paraId="00000032">
      <w:pPr>
        <w:rPr/>
      </w:pPr>
      <w:r w:rsidDel="00000000" w:rsidR="00000000" w:rsidRPr="00000000">
        <w:rPr>
          <w:rtl w:val="0"/>
        </w:rPr>
        <w:t xml:space="preserve">Benton M.J. 1983. Macroevolution: Large-scale replacements in the history of life. Nature. 302:16–17.</w:t>
      </w:r>
    </w:p>
    <w:p w:rsidR="00000000" w:rsidDel="00000000" w:rsidP="00000000" w:rsidRDefault="00000000" w:rsidRPr="00000000" w14:paraId="00000033">
      <w:pPr>
        <w:rPr/>
      </w:pPr>
      <w:r w:rsidDel="00000000" w:rsidR="00000000" w:rsidRPr="00000000">
        <w:rPr>
          <w:rtl w:val="0"/>
        </w:rPr>
        <w:t xml:space="preserve">Bertrand O.C., Flynn J.J., Croft D.A., Wyss A.R. 2012. Two new taxa (Caviomorpha, Rodentia) from the early Oligocene Tinguiririca fauna (chile). American Museum Novitates. 2012:1–36.</w:t>
      </w:r>
    </w:p>
    <w:p w:rsidR="00000000" w:rsidDel="00000000" w:rsidP="00000000" w:rsidRDefault="00000000" w:rsidRPr="00000000" w14:paraId="00000034">
      <w:pPr>
        <w:rPr/>
      </w:pPr>
      <w:r w:rsidDel="00000000" w:rsidR="00000000" w:rsidRPr="00000000">
        <w:rPr>
          <w:rtl w:val="0"/>
        </w:rPr>
        <w:t xml:space="preserve">Biknevicius A.R., Macfarlane D.A., MacPhee R.D.E. 1993. Body size in amblyrhiza inundata (rodentia: Caviomorpha), an extinct megafaunal rodent from the anguilla bank, west indies: Estimates and implications. American Museum Novitates.:1–25.</w:t>
      </w:r>
    </w:p>
    <w:p w:rsidR="00000000" w:rsidDel="00000000" w:rsidP="00000000" w:rsidRDefault="00000000" w:rsidRPr="00000000" w14:paraId="00000035">
      <w:pPr>
        <w:rPr/>
      </w:pPr>
      <w:r w:rsidDel="00000000" w:rsidR="00000000" w:rsidRPr="00000000">
        <w:rPr>
          <w:rtl w:val="0"/>
        </w:rPr>
        <w:t xml:space="preserve">Boivin M., Álvarez A., Ercoli M.D., Moyano S.R., Salgado-Ahumada J.S., Tejerina A.M.O., Cassini G.H. 2024. Body mass estimation from cheek tooth measurements in extinct caviomorphs (Ctenohystrica, Hystricognathi): the importance of predictor, reference sample and method. Journal of Mammalian Evolution. 31:43.</w:t>
      </w:r>
    </w:p>
    <w:p w:rsidR="00000000" w:rsidDel="00000000" w:rsidP="00000000" w:rsidRDefault="00000000" w:rsidRPr="00000000" w14:paraId="00000036">
      <w:pPr>
        <w:rPr/>
      </w:pPr>
      <w:r w:rsidDel="00000000" w:rsidR="00000000" w:rsidRPr="00000000">
        <w:rPr>
          <w:rtl w:val="0"/>
        </w:rPr>
        <w:t xml:space="preserve">Boivin M., Marivaux L., Antoine P.-O. 2019. L’apport du registre paléogène d’amazonie sur la diversification initiale des caviomorpha (hystricognathi, rodentia): Implications phylogénétiques, macroévolutives et paléobiogéographiques. Geodiversitas. 41:143–245.</w:t>
      </w:r>
    </w:p>
    <w:p w:rsidR="00000000" w:rsidDel="00000000" w:rsidP="00000000" w:rsidRDefault="00000000" w:rsidRPr="00000000" w14:paraId="00000037">
      <w:pPr>
        <w:rPr/>
      </w:pPr>
      <w:r w:rsidDel="00000000" w:rsidR="00000000" w:rsidRPr="00000000">
        <w:rPr>
          <w:rtl w:val="0"/>
        </w:rPr>
        <w:t xml:space="preserve">Boivin M., Marivaux L., Pujos F., Salas-Gismondi R., Tejada-Lara J.V., Varas-Malca R.M., Antoine P.-O. 2018. Early Oligocene caviomorph rodents from Shapaja, Peruvian Amazonia. Palaeontographica Abteilung A.:87–156.</w:t>
      </w:r>
    </w:p>
    <w:sdt>
      <w:sdtPr>
        <w:id w:val="969396750"/>
        <w:tag w:val="goog_rdk_139"/>
      </w:sdtPr>
      <w:sdtContent>
        <w:p w:rsidR="00000000" w:rsidDel="00000000" w:rsidP="00000000" w:rsidRDefault="00000000" w:rsidRPr="00000000" w14:paraId="00000038">
          <w:pPr>
            <w:rPr>
              <w:ins w:author="Myriam Boivin" w:id="37" w:date="2026-01-20T13:28:23Z"/>
            </w:rPr>
          </w:pPr>
          <w:r w:rsidDel="00000000" w:rsidR="00000000" w:rsidRPr="00000000">
            <w:rPr>
              <w:rtl w:val="0"/>
            </w:rPr>
            <w:t xml:space="preserve">Boschman L.M. 2021. Andean mountain building since the late cretaceous: A paleoelevation reconstruction. Earth-Science Reviews. 220:103640.</w:t>
          </w:r>
          <w:sdt>
            <w:sdtPr>
              <w:id w:val="-736348726"/>
              <w:tag w:val="goog_rdk_138"/>
            </w:sdtPr>
            <w:sdtContent>
              <w:ins w:author="Myriam Boivin" w:id="37" w:date="2026-01-20T13:28:23Z">
                <w:r w:rsidDel="00000000" w:rsidR="00000000" w:rsidRPr="00000000">
                  <w:rPr>
                    <w:rtl w:val="0"/>
                  </w:rPr>
                </w:r>
              </w:ins>
            </w:sdtContent>
          </w:sdt>
        </w:p>
      </w:sdtContent>
    </w:sdt>
    <w:p w:rsidR="00000000" w:rsidDel="00000000" w:rsidP="00000000" w:rsidRDefault="00000000" w:rsidRPr="00000000" w14:paraId="00000039">
      <w:pPr>
        <w:rPr/>
      </w:pPr>
      <w:sdt>
        <w:sdtPr>
          <w:id w:val="-1443007444"/>
          <w:tag w:val="goog_rdk_140"/>
        </w:sdtPr>
        <w:sdtContent>
          <w:ins w:author="Myriam Boivin" w:id="37" w:date="2026-01-20T13:28:23Z"/>
          <w:sdt>
            <w:sdtPr>
              <w:id w:val="-2055820091"/>
              <w:tag w:val="goog_rdk_141"/>
            </w:sdtPr>
            <w:sdtContent>
              <w:ins w:author="Myriam Boivin" w:id="37" w:date="2026-01-20T13:28:23Z">
                <w:r w:rsidDel="00000000" w:rsidR="00000000" w:rsidRPr="00000000">
                  <w:rPr>
                    <w:rtl w:val="0"/>
                    <w:rPrChange w:author="Myriam Boivin" w:id="38" w:date="2026-01-20T13:28:23Z">
                      <w:rPr/>
                    </w:rPrChange>
                  </w:rPr>
                  <w:t xml:space="preserve">Brandoni D., Ruiz L.G., Tejedor M.F., Martin G., Fleagle J.G. 2016. Megatherioidea (Mammalia, Xenarthra, Tardigrada) from the Pinturas Formation (Early Miocene), Santa Cruz Province (Argentina) and their chronological implications. PalZ. 90(3): 619–628.</w:t>
                </w:r>
              </w:ins>
            </w:sdtContent>
          </w:sdt>
          <w:ins w:author="Myriam Boivin" w:id="37" w:date="2026-01-20T13:28:23Z"/>
        </w:sdtContent>
      </w:sdt>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Buffan L., Condamine F.L., Stutz N.S., Pujos F., Antoine P.-O., Marivaux L. 2025. The fate of south america’s endemic mammalian fauna in response to the most dramatic cenozoic climate disruption. Proceedings of the National Academy of Sciences. 122:e2419520122.</w:t>
      </w:r>
    </w:p>
    <w:p w:rsidR="00000000" w:rsidDel="00000000" w:rsidP="00000000" w:rsidRDefault="00000000" w:rsidRPr="00000000" w14:paraId="0000003B">
      <w:pPr>
        <w:rPr/>
      </w:pPr>
      <w:r w:rsidDel="00000000" w:rsidR="00000000" w:rsidRPr="00000000">
        <w:rPr>
          <w:rtl w:val="0"/>
        </w:rPr>
        <w:t xml:space="preserve">Burgin C.J., Zijlstra J.S., Becker M.A., Handika H., Alston J.M., Widness J., Liphardt S., Huckaby D.G., Upham N.S. 2025. How many mammal species are there now? Updates and trends in taxonomic, nomenclatural, and geographic knowledge.</w:t>
      </w:r>
    </w:p>
    <w:p w:rsidR="00000000" w:rsidDel="00000000" w:rsidP="00000000" w:rsidRDefault="00000000" w:rsidRPr="00000000" w14:paraId="0000003C">
      <w:pPr>
        <w:rPr/>
      </w:pPr>
      <w:r w:rsidDel="00000000" w:rsidR="00000000" w:rsidRPr="00000000">
        <w:rPr>
          <w:rtl w:val="0"/>
        </w:rPr>
        <w:t xml:space="preserve">Candela A.M. 2005. Los roedores del mesopotamiense (mioceno tardí­o, formación ituzaingó) de la provincia de entre rí­os (argentina). Temas de la Biodiversidad del Litoral fluvial argentino II.:37–48.</w:t>
      </w:r>
    </w:p>
    <w:p w:rsidR="00000000" w:rsidDel="00000000" w:rsidP="00000000" w:rsidRDefault="00000000" w:rsidRPr="00000000" w14:paraId="0000003D">
      <w:pPr>
        <w:rPr/>
      </w:pPr>
      <w:r w:rsidDel="00000000" w:rsidR="00000000" w:rsidRPr="00000000">
        <w:rPr>
          <w:rtl w:val="0"/>
        </w:rPr>
        <w:t xml:space="preserve">Clavel J., Morlon H. 2017. Accelerated body size evolution during cold climatic periods in the cenozoic. Proceedings of the National Academy of Sciences. 114:4183–4188.</w:t>
      </w:r>
    </w:p>
    <w:sdt>
      <w:sdtPr>
        <w:id w:val="-1600887164"/>
        <w:tag w:val="goog_rdk_145"/>
      </w:sdtPr>
      <w:sdtContent>
        <w:p w:rsidR="00000000" w:rsidDel="00000000" w:rsidP="00000000" w:rsidRDefault="00000000" w:rsidRPr="00000000" w14:paraId="0000003E">
          <w:pPr>
            <w:rPr>
              <w:ins w:author="Myriam Boivin" w:id="39" w:date="2026-01-19T17:56:22Z"/>
              <w:rPrChange w:author="Myriam Boivin" w:id="40" w:date="2026-01-19T17:56:22Z">
                <w:rPr/>
              </w:rPrChange>
            </w:rPr>
          </w:pPr>
          <w:sdt>
            <w:sdtPr>
              <w:id w:val="-709968051"/>
              <w:tag w:val="goog_rdk_143"/>
            </w:sdtPr>
            <w:sdtContent>
              <w:ins w:author="Myriam Boivin" w:id="39" w:date="2026-01-19T17:56:22Z"/>
              <w:sdt>
                <w:sdtPr>
                  <w:id w:val="1645173978"/>
                  <w:tag w:val="goog_rdk_144"/>
                </w:sdtPr>
                <w:sdtContent>
                  <w:ins w:author="Myriam Boivin" w:id="39" w:date="2026-01-19T17:56:22Z">
                    <w:r w:rsidDel="00000000" w:rsidR="00000000" w:rsidRPr="00000000">
                      <w:rPr>
                        <w:rtl w:val="0"/>
                        <w:rPrChange w:author="Myriam Boivin" w:id="40" w:date="2026-01-19T17:56:22Z">
                          <w:rPr/>
                        </w:rPrChange>
                      </w:rPr>
                      <w:t xml:space="preserve">Cohen K., Harper D., Gibbard P., Car N. 2025. The ICS international chronostratigraphic chart this decade. Episodes 48(1): 105–115.</w:t>
                    </w:r>
                  </w:ins>
                </w:sdtContent>
              </w:sdt>
              <w:ins w:author="Myriam Boivin" w:id="39" w:date="2026-01-19T17:56:22Z"/>
            </w:sdtContent>
          </w:sdt>
        </w:p>
      </w:sdtContent>
    </w:sdt>
    <w:p w:rsidR="00000000" w:rsidDel="00000000" w:rsidP="00000000" w:rsidRDefault="00000000" w:rsidRPr="00000000" w14:paraId="0000003F">
      <w:pPr>
        <w:rPr/>
      </w:pPr>
      <w:r w:rsidDel="00000000" w:rsidR="00000000" w:rsidRPr="00000000">
        <w:rPr>
          <w:rtl w:val="0"/>
        </w:rPr>
        <w:t xml:space="preserve">Condamine F.L., Rolland J., Höhna S., Sperling F.A.H., Sanmartín I. 2018. Testing the role of the red queen and court jester as drivers of the macroevolution of apollo butterflies. Systematic Biology. 67:940–964.</w:t>
      </w:r>
    </w:p>
    <w:p w:rsidR="00000000" w:rsidDel="00000000" w:rsidP="00000000" w:rsidRDefault="00000000" w:rsidRPr="00000000" w14:paraId="00000040">
      <w:pPr>
        <w:rPr/>
      </w:pPr>
      <w:r w:rsidDel="00000000" w:rsidR="00000000" w:rsidRPr="00000000">
        <w:rPr>
          <w:rtl w:val="0"/>
        </w:rPr>
        <w:t xml:space="preserve">Condamine F.L., Rolland J., Morlon H. 2019. Assessing the causes of diversification slowdowns: temperature-dependent and diversity-dependent models receive equivalent support. Ecology Letters. 22:1900–1912.</w:t>
      </w:r>
    </w:p>
    <w:p w:rsidR="00000000" w:rsidDel="00000000" w:rsidP="00000000" w:rsidRDefault="00000000" w:rsidRPr="00000000" w14:paraId="00000041">
      <w:pPr>
        <w:rPr/>
      </w:pPr>
      <w:r w:rsidDel="00000000" w:rsidR="00000000" w:rsidRPr="00000000">
        <w:rPr>
          <w:rtl w:val="0"/>
        </w:rPr>
        <w:t xml:space="preserve">Condamine F.L., Silvestro D., Koppelhus E.B., Antonelli A. 2020. The rise of angiosperms pushed conifers to decline during global cooling. Proceedings of the National Academy of Sciences. 117:28867–28875.</w:t>
      </w:r>
    </w:p>
    <w:p w:rsidR="00000000" w:rsidDel="00000000" w:rsidP="00000000" w:rsidRDefault="00000000" w:rsidRPr="00000000" w14:paraId="00000042">
      <w:pPr>
        <w:rPr/>
      </w:pPr>
      <w:r w:rsidDel="00000000" w:rsidR="00000000" w:rsidRPr="00000000">
        <w:rPr>
          <w:rtl w:val="0"/>
        </w:rPr>
        <w:t xml:space="preserve">Cooper R.B., Allen B.J., Silvestro D. 2025. DeepDiveR  A software for deep learning estimation of palaeodiversity from fossil occurrences.</w:t>
      </w:r>
    </w:p>
    <w:sdt>
      <w:sdtPr>
        <w:id w:val="-1841213964"/>
        <w:tag w:val="goog_rdk_147"/>
      </w:sdtPr>
      <w:sdtContent>
        <w:p w:rsidR="00000000" w:rsidDel="00000000" w:rsidP="00000000" w:rsidRDefault="00000000" w:rsidRPr="00000000" w14:paraId="00000043">
          <w:pPr>
            <w:rPr>
              <w:ins w:author="Myriam Boivin" w:id="41" w:date="2026-01-20T13:37:14Z"/>
            </w:rPr>
          </w:pPr>
          <w:r w:rsidDel="00000000" w:rsidR="00000000" w:rsidRPr="00000000">
            <w:rPr>
              <w:rtl w:val="0"/>
            </w:rPr>
            <w:t xml:space="preserve">Cooper R.B., Flannery-Sutherland J.T., Silvestro D. 2024. DeepDive: estimating global biodiversity patterns through time using deep learning. Nature Communications. 15:4199.</w:t>
          </w:r>
          <w:sdt>
            <w:sdtPr>
              <w:id w:val="-248948145"/>
              <w:tag w:val="goog_rdk_146"/>
            </w:sdtPr>
            <w:sdtContent>
              <w:ins w:author="Myriam Boivin" w:id="41" w:date="2026-01-20T13:37:14Z">
                <w:r w:rsidDel="00000000" w:rsidR="00000000" w:rsidRPr="00000000">
                  <w:rPr>
                    <w:rtl w:val="0"/>
                  </w:rPr>
                </w:r>
              </w:ins>
            </w:sdtContent>
          </w:sdt>
        </w:p>
      </w:sdtContent>
    </w:sdt>
    <w:p w:rsidR="00000000" w:rsidDel="00000000" w:rsidP="00000000" w:rsidRDefault="00000000" w:rsidRPr="00000000" w14:paraId="00000044">
      <w:pPr>
        <w:rPr/>
      </w:pPr>
      <w:sdt>
        <w:sdtPr>
          <w:id w:val="2014816558"/>
          <w:tag w:val="goog_rdk_148"/>
        </w:sdtPr>
        <w:sdtContent>
          <w:ins w:author="Myriam Boivin" w:id="41" w:date="2026-01-20T13:37:14Z"/>
          <w:sdt>
            <w:sdtPr>
              <w:id w:val="353756474"/>
              <w:tag w:val="goog_rdk_149"/>
            </w:sdtPr>
            <w:sdtContent>
              <w:ins w:author="Myriam Boivin" w:id="41" w:date="2026-01-20T13:37:14Z">
                <w:r w:rsidDel="00000000" w:rsidR="00000000" w:rsidRPr="00000000">
                  <w:rPr>
                    <w:rtl w:val="0"/>
                    <w:rPrChange w:author="Myriam Boivin" w:id="42" w:date="2026-01-20T13:37:14Z">
                      <w:rPr/>
                    </w:rPrChange>
                  </w:rPr>
                  <w:t xml:space="preserve">Cuitiño J.I., Sol Raigemborn M., Susana Bargo M., Vizcaíno S.F., Muñoz N.A., Kohn M.J., Kay R.F. 2021. Insights on the controls on floodplain-dominated fluvial successions: a perspective from the Early–Middle Miocene Santa Cruz Formation in Río Chalía (Patagonia, Argentina). J. Geol. Soc. 178(4): 1–20.</w:t>
                </w:r>
              </w:ins>
            </w:sdtContent>
          </w:sdt>
          <w:ins w:author="Myriam Boivin" w:id="41" w:date="2026-01-20T13:37:14Z"/>
        </w:sdtContent>
      </w:sdt>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Da Cunha L., Viñola-López L.W., MacPhee R.D.E., Kerber L., Vélez-Juarbe J., Antoine P.-O., Boivin M., Hautier L., Lebrun R., Marivaux L., Fabre P.-H. 2023. The inner ear of caviomorph rodents: Phylogenetic implications and application to extinct West Indian taxa. Journal of Mammalian Evolution. 30:1155–1176.</w:t>
      </w:r>
    </w:p>
    <w:sdt>
      <w:sdtPr>
        <w:id w:val="1548737566"/>
        <w:tag w:val="goog_rdk_151"/>
      </w:sdtPr>
      <w:sdtContent>
        <w:p w:rsidR="00000000" w:rsidDel="00000000" w:rsidP="00000000" w:rsidRDefault="00000000" w:rsidRPr="00000000" w14:paraId="00000046">
          <w:pPr>
            <w:rPr>
              <w:ins w:author="Myriam Boivin" w:id="43" w:date="2026-01-20T13:21:22Z"/>
            </w:rPr>
          </w:pPr>
          <w:r w:rsidDel="00000000" w:rsidR="00000000" w:rsidRPr="00000000">
            <w:rPr>
              <w:rtl w:val="0"/>
            </w:rPr>
            <w:t xml:space="preserve">Damuth J. 1993. Cope’s rule, the island rule and the scaling of mammalian population density. Nature. 365:748–750.</w:t>
          </w:r>
          <w:sdt>
            <w:sdtPr>
              <w:id w:val="1608733448"/>
              <w:tag w:val="goog_rdk_150"/>
            </w:sdtPr>
            <w:sdtContent>
              <w:ins w:author="Myriam Boivin" w:id="43" w:date="2026-01-20T13:21:22Z">
                <w:r w:rsidDel="00000000" w:rsidR="00000000" w:rsidRPr="00000000">
                  <w:rPr>
                    <w:rtl w:val="0"/>
                  </w:rPr>
                </w:r>
              </w:ins>
            </w:sdtContent>
          </w:sdt>
        </w:p>
      </w:sdtContent>
    </w:sdt>
    <w:p w:rsidR="00000000" w:rsidDel="00000000" w:rsidP="00000000" w:rsidRDefault="00000000" w:rsidRPr="00000000" w14:paraId="00000047">
      <w:pPr>
        <w:rPr/>
      </w:pPr>
      <w:sdt>
        <w:sdtPr>
          <w:id w:val="-2064053506"/>
          <w:tag w:val="goog_rdk_152"/>
        </w:sdtPr>
        <w:sdtContent>
          <w:ins w:author="Myriam Boivin" w:id="43" w:date="2026-01-20T13:21:22Z"/>
          <w:sdt>
            <w:sdtPr>
              <w:id w:val="49754320"/>
              <w:tag w:val="goog_rdk_153"/>
            </w:sdtPr>
            <w:sdtContent>
              <w:ins w:author="Myriam Boivin" w:id="43" w:date="2026-01-20T13:21:22Z">
                <w:r w:rsidDel="00000000" w:rsidR="00000000" w:rsidRPr="00000000">
                  <w:rPr>
                    <w:rtl w:val="0"/>
                    <w:rPrChange w:author="Myriam Boivin" w:id="44" w:date="2026-01-20T13:21:22Z">
                      <w:rPr/>
                    </w:rPrChange>
                  </w:rPr>
                  <w:t xml:space="preserve">Dunn R.E., Madden R.H., Kohn M.J., Schmitz M.D., Strömberg C.A., Carlini A.A., ... &amp; Crowley J. 2013. A new chronology for middle Eocene–early Miocene South American land mammal ages. GSA Bulletin 125(3-4): 539–555.</w:t>
                </w:r>
              </w:ins>
            </w:sdtContent>
          </w:sdt>
          <w:ins w:author="Myriam Boivin" w:id="43" w:date="2026-01-20T13:21:22Z"/>
        </w:sdtContent>
      </w:sdt>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Drury J., Clavel J., Manceau M., Morlon H. 2016. Estimating the effect of competition on trait evolution using maximum likelihood inference. Systematic Biology. 65:700–710.</w:t>
      </w:r>
    </w:p>
    <w:p w:rsidR="00000000" w:rsidDel="00000000" w:rsidP="00000000" w:rsidRDefault="00000000" w:rsidRPr="00000000" w14:paraId="00000049">
      <w:pPr>
        <w:rPr/>
      </w:pPr>
      <w:r w:rsidDel="00000000" w:rsidR="00000000" w:rsidRPr="00000000">
        <w:rPr>
          <w:rtl w:val="0"/>
        </w:rPr>
        <w:t xml:space="preserve">Esteve J. 2025. When extinction expands morphospace: Lessons from trilobites. Proceedings of the Royal Society B: Biological Sciences. 292:20252245.</w:t>
      </w:r>
    </w:p>
    <w:p w:rsidR="00000000" w:rsidDel="00000000" w:rsidP="00000000" w:rsidRDefault="00000000" w:rsidRPr="00000000" w14:paraId="0000004A">
      <w:pPr>
        <w:rPr/>
      </w:pPr>
      <w:r w:rsidDel="00000000" w:rsidR="00000000" w:rsidRPr="00000000">
        <w:rPr>
          <w:rtl w:val="0"/>
        </w:rPr>
        <w:t xml:space="preserve">Etienne R.S., Haegeman B., Stadler T., Aze T., Pearson P.N., Purvis A., Phillimore A.B. 2011. Diversity-dependence brings molecular phylogenies closer to agreement with the fossil record. Proceedings of the Royal Society B: Biological Sciences. 279:1300–1309.</w:t>
      </w:r>
    </w:p>
    <w:p w:rsidR="00000000" w:rsidDel="00000000" w:rsidP="00000000" w:rsidRDefault="00000000" w:rsidRPr="00000000" w14:paraId="0000004B">
      <w:pPr>
        <w:rPr/>
      </w:pPr>
      <w:r w:rsidDel="00000000" w:rsidR="00000000" w:rsidRPr="00000000">
        <w:rPr>
          <w:rtl w:val="0"/>
        </w:rPr>
        <w:t xml:space="preserve">Faurby S., Svenning J.-C. 2016b. The asymmetry in the Great American Biotic Interchange in mammals is consistent with differential susceptibility to mammalian predation. Global Ecology and Biogeography. 25:1443–1453.</w:t>
      </w:r>
    </w:p>
    <w:sdt>
      <w:sdtPr>
        <w:id w:val="1873171175"/>
        <w:tag w:val="goog_rdk_155"/>
      </w:sdtPr>
      <w:sdtContent>
        <w:p w:rsidR="00000000" w:rsidDel="00000000" w:rsidP="00000000" w:rsidRDefault="00000000" w:rsidRPr="00000000" w14:paraId="0000004C">
          <w:pPr>
            <w:rPr>
              <w:ins w:author="Myriam Boivin" w:id="45" w:date="2026-01-20T13:31:53Z"/>
            </w:rPr>
          </w:pPr>
          <w:r w:rsidDel="00000000" w:rsidR="00000000" w:rsidRPr="00000000">
            <w:rPr>
              <w:rtl w:val="0"/>
            </w:rPr>
            <w:t xml:space="preserve">Faurby S., Svenning J.-C. 2016a. Resurrection of the island rule: Human-driven extinctions have obscured a basic evolutionary pattern. The American Naturalist. 187:812–820.</w:t>
          </w:r>
          <w:sdt>
            <w:sdtPr>
              <w:id w:val="1375592209"/>
              <w:tag w:val="goog_rdk_154"/>
            </w:sdtPr>
            <w:sdtContent>
              <w:ins w:author="Myriam Boivin" w:id="45" w:date="2026-01-20T13:31:53Z">
                <w:r w:rsidDel="00000000" w:rsidR="00000000" w:rsidRPr="00000000">
                  <w:rPr>
                    <w:rtl w:val="0"/>
                  </w:rPr>
                </w:r>
              </w:ins>
            </w:sdtContent>
          </w:sdt>
        </w:p>
      </w:sdtContent>
    </w:sdt>
    <w:p w:rsidR="00000000" w:rsidDel="00000000" w:rsidP="00000000" w:rsidRDefault="00000000" w:rsidRPr="00000000" w14:paraId="0000004D">
      <w:pPr>
        <w:rPr/>
      </w:pPr>
      <w:sdt>
        <w:sdtPr>
          <w:id w:val="-1816956025"/>
          <w:tag w:val="goog_rdk_156"/>
        </w:sdtPr>
        <w:sdtContent>
          <w:ins w:author="Myriam Boivin" w:id="45" w:date="2026-01-20T13:31:53Z"/>
          <w:sdt>
            <w:sdtPr>
              <w:id w:val="502325920"/>
              <w:tag w:val="goog_rdk_157"/>
            </w:sdtPr>
            <w:sdtContent>
              <w:ins w:author="Myriam Boivin" w:id="45" w:date="2026-01-20T13:31:53Z">
                <w:r w:rsidDel="00000000" w:rsidR="00000000" w:rsidRPr="00000000">
                  <w:rPr>
                    <w:rtl w:val="0"/>
                    <w:rPrChange w:author="Myriam Boivin" w:id="46" w:date="2026-01-20T13:31:53Z">
                      <w:rPr/>
                    </w:rPrChange>
                  </w:rPr>
                  <w:t xml:space="preserve">Fernicola J.C., Vizcaíno S.F., Bargo M S., Kay R.F., Cuitiño J.I. 2019. Analysis of the early–middle Miocene mammal associations at the Río Santa Cruz (Patagonia, Argentina). Publicación Electrónica de la Asociación Paleontológica Argentina 19(2): 239–259.</w:t>
                </w:r>
              </w:ins>
            </w:sdtContent>
          </w:sdt>
          <w:ins w:author="Myriam Boivin" w:id="45" w:date="2026-01-20T13:31:53Z"/>
        </w:sdtContent>
      </w:sdt>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Flannery-Sutherland J.T., Silvestro D., Benton M.J. 2022. Global diversity dynamics in the fossil record are regionally heterogeneous. Nature Communications. 13:2751.</w:t>
      </w:r>
    </w:p>
    <w:p w:rsidR="00000000" w:rsidDel="00000000" w:rsidP="00000000" w:rsidRDefault="00000000" w:rsidRPr="00000000" w14:paraId="0000004F">
      <w:pPr>
        <w:rPr/>
      </w:pPr>
      <w:r w:rsidDel="00000000" w:rsidR="00000000" w:rsidRPr="00000000">
        <w:rPr>
          <w:rtl w:val="0"/>
        </w:rPr>
        <w:t xml:space="preserve">Foote M. 1993. Discordance and concordance between morphological and taxonomic diversity. Paleobiology. 19:185–204.</w:t>
      </w:r>
    </w:p>
    <w:p w:rsidR="00000000" w:rsidDel="00000000" w:rsidP="00000000" w:rsidRDefault="00000000" w:rsidRPr="00000000" w14:paraId="00000050">
      <w:pPr>
        <w:rPr/>
      </w:pPr>
      <w:r w:rsidDel="00000000" w:rsidR="00000000" w:rsidRPr="00000000">
        <w:rPr>
          <w:rtl w:val="0"/>
        </w:rPr>
        <w:t xml:space="preserve">Foote M. 1997. The Evolution of Morphological Diversity. Annual Review of Ecology, Evolution, and Systematics. 28:129–152.</w:t>
      </w:r>
    </w:p>
    <w:p w:rsidR="00000000" w:rsidDel="00000000" w:rsidP="00000000" w:rsidRDefault="00000000" w:rsidRPr="00000000" w14:paraId="00000051">
      <w:pPr>
        <w:rPr/>
      </w:pPr>
      <w:r w:rsidDel="00000000" w:rsidR="00000000" w:rsidRPr="00000000">
        <w:rPr>
          <w:rtl w:val="0"/>
        </w:rPr>
        <w:t xml:space="preserve">Guayasamin J.M., Ribas C.C., Carnaval A.C., Carrillo J.D., Hoorn C., Lohmann L.G., Riff D., Ulloa Ulloa C., Albert J.S. 2024. Evolution of Amazonian biodiversity: A review. Acta Amazonica. 54:e54bc21360.</w:t>
      </w:r>
    </w:p>
    <w:p w:rsidR="00000000" w:rsidDel="00000000" w:rsidP="00000000" w:rsidRDefault="00000000" w:rsidRPr="00000000" w14:paraId="00000052">
      <w:pPr>
        <w:rPr/>
      </w:pPr>
      <w:r w:rsidDel="00000000" w:rsidR="00000000" w:rsidRPr="00000000">
        <w:rPr>
          <w:rtl w:val="0"/>
        </w:rPr>
        <w:t xml:space="preserve">Hagen O., Andermann T., Quental T.B., Antonelli A., Silvestro D. 2018. Estimating age-dependent extinction: Contrasting evidence from fossils and phylogenies. Systematic Biology. 67:458–474. </w:t>
      </w:r>
    </w:p>
    <w:p w:rsidR="00000000" w:rsidDel="00000000" w:rsidP="00000000" w:rsidRDefault="00000000" w:rsidRPr="00000000" w14:paraId="00000053">
      <w:pPr>
        <w:rPr/>
      </w:pPr>
      <w:r w:rsidDel="00000000" w:rsidR="00000000" w:rsidRPr="00000000">
        <w:rPr>
          <w:rtl w:val="0"/>
        </w:rPr>
        <w:t xml:space="preserve">Hauffe T., Cantalapiedra J.L., Silvestro D. 2024. Trait-mediated speciation and human-driven extinctions in proboscideans revealed by unsupervised bayesian neural networks. Science Advances. 10:eadl2643.</w:t>
      </w:r>
    </w:p>
    <w:p w:rsidR="00000000" w:rsidDel="00000000" w:rsidP="00000000" w:rsidRDefault="00000000" w:rsidRPr="00000000" w14:paraId="00000054">
      <w:pPr>
        <w:rPr/>
      </w:pPr>
      <w:r w:rsidDel="00000000" w:rsidR="00000000" w:rsidRPr="00000000">
        <w:rPr>
          <w:rtl w:val="0"/>
        </w:rPr>
        <w:t xml:space="preserve">Hoorn C., Boschman L.M., Kukla T., Sciumbata M., Val P. 2022. The miocene wetland of western amazonia and its role in neotropical biogeography. Botanical Journal of the Linnean Society. 199:25–35.</w:t>
      </w:r>
    </w:p>
    <w:p w:rsidR="00000000" w:rsidDel="00000000" w:rsidP="00000000" w:rsidRDefault="00000000" w:rsidRPr="00000000" w14:paraId="00000055">
      <w:pPr>
        <w:rPr/>
      </w:pPr>
      <w:r w:rsidDel="00000000" w:rsidR="00000000" w:rsidRPr="00000000">
        <w:rPr>
          <w:rtl w:val="0"/>
        </w:rPr>
        <w:t xml:space="preserve">Hoorn C., Guerrero J., Sarmiento G.A., Lorente M.A. 1995. Andean tectonics as a cause for changing drainage patterns in Miocene northern South America. Geology. 23:237.</w:t>
      </w:r>
    </w:p>
    <w:p w:rsidR="00000000" w:rsidDel="00000000" w:rsidP="00000000" w:rsidRDefault="00000000" w:rsidRPr="00000000" w14:paraId="00000056">
      <w:pPr>
        <w:rPr/>
      </w:pPr>
      <w:r w:rsidDel="00000000" w:rsidR="00000000" w:rsidRPr="00000000">
        <w:rPr>
          <w:rtl w:val="0"/>
        </w:rPr>
        <w:t xml:space="preserve">Hoorn C., Wesselingh F.P., Steege H. ter, Bermudez M.A., Mora A., Sevink J., Sanmartín I., Sanchez-Meseguer A., Anderson C.L., Figueiredo J.P., Jaramillo C., Riff D., Negri F.R., Hooghiemstra H., Lundberg J., Stadler T., Särkinen T., Antonelli A. 2010. Amazonia through time: Andean uplift, climate change, landscape evolution, and biodiversity. Science. 330:927–931.</w:t>
      </w:r>
    </w:p>
    <w:sdt>
      <w:sdtPr>
        <w:id w:val="-1439531530"/>
        <w:tag w:val="goog_rdk_161"/>
      </w:sdtPr>
      <w:sdtContent>
        <w:p w:rsidR="00000000" w:rsidDel="00000000" w:rsidP="00000000" w:rsidRDefault="00000000" w:rsidRPr="00000000" w14:paraId="00000057">
          <w:pPr>
            <w:rPr>
              <w:ins w:author="Myriam Boivin" w:id="47" w:date="2026-01-19T15:19:14Z"/>
              <w:rPrChange w:author="Myriam Boivin" w:id="48" w:date="2026-01-19T15:19:14Z">
                <w:rPr/>
              </w:rPrChange>
            </w:rPr>
          </w:pPr>
          <w:sdt>
            <w:sdtPr>
              <w:id w:val="-527146385"/>
              <w:tag w:val="goog_rdk_159"/>
            </w:sdtPr>
            <w:sdtContent>
              <w:ins w:author="Myriam Boivin" w:id="47" w:date="2026-01-19T15:19:14Z"/>
              <w:sdt>
                <w:sdtPr>
                  <w:id w:val="-1766708457"/>
                  <w:tag w:val="goog_rdk_160"/>
                </w:sdtPr>
                <w:sdtContent>
                  <w:ins w:author="Myriam Boivin" w:id="47" w:date="2026-01-19T15:19:14Z">
                    <w:r w:rsidDel="00000000" w:rsidR="00000000" w:rsidRPr="00000000">
                      <w:rPr>
                        <w:rtl w:val="0"/>
                        <w:rPrChange w:author="Myriam Boivin" w:id="48" w:date="2026-01-19T15:19:14Z">
                          <w:rPr/>
                        </w:rPrChange>
                      </w:rPr>
                      <w:t xml:space="preserve">Janis C.M. 1988. An estimation of tooth volume and hypsodonty indices in ungulate mammals, and the correlation of these factors with dietary preferences. Mém. Mus. Natl. Hist. Nat. 53: 367–387.</w:t>
                    </w:r>
                  </w:ins>
                </w:sdtContent>
              </w:sdt>
              <w:ins w:author="Myriam Boivin" w:id="47" w:date="2026-01-19T15:19:14Z"/>
            </w:sdtContent>
          </w:sdt>
        </w:p>
      </w:sdtContent>
    </w:sdt>
    <w:p w:rsidR="00000000" w:rsidDel="00000000" w:rsidP="00000000" w:rsidRDefault="00000000" w:rsidRPr="00000000" w14:paraId="00000058">
      <w:pPr>
        <w:rPr/>
      </w:pPr>
      <w:r w:rsidDel="00000000" w:rsidR="00000000" w:rsidRPr="00000000">
        <w:rPr>
          <w:rtl w:val="0"/>
        </w:rPr>
        <w:t xml:space="preserve">Juvé Y., Weyna A., Lauroua E., Nidelet S., Khaldi M., Barech G., Lebas C., Rasplus J.-Y., Cruaud A., Condamine F.L., Romiguier J. Phylogenomics of Messor harvester ants (Hymenoptera: Formicidae: Stenammini) unravels their biogeographical origin and diversification patterns.</w:t>
      </w:r>
    </w:p>
    <w:p w:rsidR="00000000" w:rsidDel="00000000" w:rsidP="00000000" w:rsidRDefault="00000000" w:rsidRPr="00000000" w14:paraId="00000059">
      <w:pPr>
        <w:rPr/>
      </w:pPr>
      <w:r w:rsidDel="00000000" w:rsidR="00000000" w:rsidRPr="00000000">
        <w:rPr>
          <w:rtl w:val="0"/>
        </w:rPr>
        <w:t xml:space="preserve">Kerber L., Ferreira J.D., Negri F.R. 2019. A reassessment of the cranial morphology of Neoepiblema acreensis (Rodentia: Chinchilloidea), a Miocene rodent from South America. Journal of Morphology. 280:1821–1838.</w:t>
      </w:r>
    </w:p>
    <w:p w:rsidR="00000000" w:rsidDel="00000000" w:rsidP="00000000" w:rsidRDefault="00000000" w:rsidRPr="00000000" w14:paraId="0000005A">
      <w:pPr>
        <w:rPr/>
      </w:pPr>
      <w:r w:rsidDel="00000000" w:rsidR="00000000" w:rsidRPr="00000000">
        <w:rPr>
          <w:rtl w:val="0"/>
        </w:rPr>
        <w:t xml:space="preserve">Lehtonen S., Silvestro D., Karger D.N., Scotese C., Tuomisto H., Kessler M., Peña C., Wahlberg N., Antonelli A. 2017. Environmentally driven extinction and opportunistic origination explain fern diversification patterns. Scientific Reports. 7:4831.</w:t>
      </w:r>
    </w:p>
    <w:p w:rsidR="00000000" w:rsidDel="00000000" w:rsidP="00000000" w:rsidRDefault="00000000" w:rsidRPr="00000000" w14:paraId="0000005B">
      <w:pPr>
        <w:rPr/>
      </w:pPr>
      <w:r w:rsidDel="00000000" w:rsidR="00000000" w:rsidRPr="00000000">
        <w:rPr>
          <w:rtl w:val="0"/>
        </w:rPr>
        <w:t xml:space="preserve">Lomolino M.V. 2005. Body size evolution in insular vertebrates: Generality of the island rule. Journal of Biogeography. 32:1683–1699.</w:t>
      </w:r>
    </w:p>
    <w:p w:rsidR="00000000" w:rsidDel="00000000" w:rsidP="00000000" w:rsidRDefault="00000000" w:rsidRPr="00000000" w14:paraId="0000005C">
      <w:pPr>
        <w:rPr/>
      </w:pPr>
      <w:r w:rsidDel="00000000" w:rsidR="00000000" w:rsidRPr="00000000">
        <w:rPr>
          <w:rtl w:val="0"/>
        </w:rPr>
        <w:t xml:space="preserve">MacPhee R.D.E. 2011. Basicranial morphology and relationships of antillean heptaxodontidae (rodentia, ctenohystrica, caviomorpha). Bulletin of the American Museum of Natural History. 2011:1–70.</w:t>
      </w:r>
    </w:p>
    <w:p w:rsidR="00000000" w:rsidDel="00000000" w:rsidP="00000000" w:rsidRDefault="00000000" w:rsidRPr="00000000" w14:paraId="0000005D">
      <w:pPr>
        <w:rPr/>
      </w:pPr>
      <w:r w:rsidDel="00000000" w:rsidR="00000000" w:rsidRPr="00000000">
        <w:rPr>
          <w:rtl w:val="0"/>
        </w:rPr>
        <w:t xml:space="preserve">Marivaux L., López L.W.V., Boivin M., Da Cunha L., Fabre P.-H., Joannes-Boyau R., Maincent G., Münch P., Stutz N.S., Vélez-Juarbe J., Antoine P.-O. 2022. Incisor enamel microstructure of West Indian caviomorph hystricognathous rodents (Octodontoidea and Chinchilloidea). Journal of Mammalian Evolution. 29:969–995.</w:t>
      </w:r>
    </w:p>
    <w:p w:rsidR="00000000" w:rsidDel="00000000" w:rsidP="00000000" w:rsidRDefault="00000000" w:rsidRPr="00000000" w14:paraId="0000005E">
      <w:pPr>
        <w:rPr/>
      </w:pPr>
      <w:r w:rsidDel="00000000" w:rsidR="00000000" w:rsidRPr="00000000">
        <w:rPr>
          <w:rtl w:val="0"/>
        </w:rPr>
        <w:t xml:space="preserve">Marivaux L., Vélez-Juarbe J., Merzeraud G., Pujos F., Viñola López L.W., Boivin M., Santos-Mercado H., Cruz E.J., Grajales A., Padilla J., Vélez-Rosado K.I., Philippon M., Léticée J.-L., Münch P., Antoine P.-O. 2020. Early oligocene chinchilloid caviomorphs from puerto rico and the initial rodent colonization of the west indies. Proceedings of the Royal Society B: Biological Sciences. 287:20192806.</w:t>
      </w:r>
    </w:p>
    <w:p w:rsidR="00000000" w:rsidDel="00000000" w:rsidP="00000000" w:rsidRDefault="00000000" w:rsidRPr="00000000" w14:paraId="0000005F">
      <w:pPr>
        <w:rPr/>
      </w:pPr>
      <w:r w:rsidDel="00000000" w:rsidR="00000000" w:rsidRPr="00000000">
        <w:rPr>
          <w:rtl w:val="0"/>
        </w:rPr>
        <w:t xml:space="preserve">Marshall L.G., Webb S.D., Sepkoski J.J., Raup D.M. 1982. Mammalian evolution and the great american interchange. Science. 215:1351–1357.</w:t>
      </w:r>
    </w:p>
    <w:p w:rsidR="00000000" w:rsidDel="00000000" w:rsidP="00000000" w:rsidRDefault="00000000" w:rsidRPr="00000000" w14:paraId="00000060">
      <w:pPr>
        <w:rPr/>
      </w:pPr>
      <w:r w:rsidDel="00000000" w:rsidR="00000000" w:rsidRPr="00000000">
        <w:rPr>
          <w:rtl w:val="0"/>
        </w:rPr>
        <w:t xml:space="preserve">McFarlane D.A., MacPhee R.D.E., Ford D.C. 1998. Body Size Variability and a Sangamonian Extinction Model for Amblyrhiza,a West Indian Megafaunal Rodent. Quaternary Research. 50:80–89.</w:t>
      </w:r>
    </w:p>
    <w:p w:rsidR="00000000" w:rsidDel="00000000" w:rsidP="00000000" w:rsidRDefault="00000000" w:rsidRPr="00000000" w14:paraId="00000061">
      <w:pPr>
        <w:rPr/>
      </w:pPr>
      <w:r w:rsidDel="00000000" w:rsidR="00000000" w:rsidRPr="00000000">
        <w:rPr>
          <w:rtl w:val="0"/>
        </w:rPr>
        <w:t xml:space="preserve">Meiri S., Cooper N., Purvis A. 2007. The island rule: Made to be broken? Proceedings of the Royal Society B: Biological Sciences. 275:141–148.</w:t>
      </w:r>
    </w:p>
    <w:sdt>
      <w:sdtPr>
        <w:id w:val="1415789689"/>
        <w:tag w:val="goog_rdk_163"/>
      </w:sdtPr>
      <w:sdtContent>
        <w:p w:rsidR="00000000" w:rsidDel="00000000" w:rsidP="00000000" w:rsidRDefault="00000000" w:rsidRPr="00000000" w14:paraId="00000062">
          <w:pPr>
            <w:rPr>
              <w:ins w:author="Myriam Boivin" w:id="49" w:date="2026-01-19T15:17:49Z"/>
            </w:rPr>
          </w:pPr>
          <w:r w:rsidDel="00000000" w:rsidR="00000000" w:rsidRPr="00000000">
            <w:rPr>
              <w:rtl w:val="0"/>
            </w:rPr>
            <w:t xml:space="preserve">Miller K.G., Browning J.V., Schmelz W.J., Kopp R.E., Mountain G.S., Wright J.D. 2020. Cenozoic sea-level and cryospheric evolution from deep-sea geochemical and continental margin records. Science Advances. 6:eaaz1346.</w:t>
          </w:r>
          <w:sdt>
            <w:sdtPr>
              <w:id w:val="1300696805"/>
              <w:tag w:val="goog_rdk_162"/>
            </w:sdtPr>
            <w:sdtContent>
              <w:ins w:author="Myriam Boivin" w:id="49" w:date="2026-01-19T15:17:49Z">
                <w:r w:rsidDel="00000000" w:rsidR="00000000" w:rsidRPr="00000000">
                  <w:rPr>
                    <w:rtl w:val="0"/>
                  </w:rPr>
                </w:r>
              </w:ins>
            </w:sdtContent>
          </w:sdt>
        </w:p>
      </w:sdtContent>
    </w:sdt>
    <w:p w:rsidR="00000000" w:rsidDel="00000000" w:rsidP="00000000" w:rsidRDefault="00000000" w:rsidRPr="00000000" w14:paraId="00000063">
      <w:pPr>
        <w:rPr/>
      </w:pPr>
      <w:sdt>
        <w:sdtPr>
          <w:id w:val="1149073705"/>
          <w:tag w:val="goog_rdk_164"/>
        </w:sdtPr>
        <w:sdtContent>
          <w:ins w:author="Myriam Boivin" w:id="49" w:date="2026-01-19T15:17:49Z"/>
          <w:sdt>
            <w:sdtPr>
              <w:id w:val="-1485225449"/>
              <w:tag w:val="goog_rdk_165"/>
            </w:sdtPr>
            <w:sdtContent>
              <w:ins w:author="Myriam Boivin" w:id="49" w:date="2026-01-19T15:17:49Z">
                <w:r w:rsidDel="00000000" w:rsidR="00000000" w:rsidRPr="00000000">
                  <w:rPr>
                    <w:rtl w:val="0"/>
                    <w:rPrChange w:author="Myriam Boivin" w:id="50" w:date="2026-01-19T15:17:49Z">
                      <w:rPr/>
                    </w:rPrChange>
                  </w:rPr>
                  <w:t xml:space="preserve">Mones A. 1982. An equivocal nomenclature: what means hypsodonty?. Palaontol. Z. 56(1-2): 107–111.</w:t>
                </w:r>
              </w:ins>
            </w:sdtContent>
          </w:sdt>
          <w:ins w:author="Myriam Boivin" w:id="49" w:date="2026-01-19T15:17:49Z"/>
        </w:sdtContent>
      </w:sdt>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Morlon H., Andréoletti J., Barido-Sottani J., Lambert S., Perez-Lamarque B., Quintero I., Senderov V., Veron P. 2024. Phylogenetic Insights into Diversification. Annual Review of Ecology, Evolution, and Systematics.</w:t>
      </w:r>
    </w:p>
    <w:sdt>
      <w:sdtPr>
        <w:id w:val="-441119314"/>
        <w:tag w:val="goog_rdk_171"/>
      </w:sdtPr>
      <w:sdtContent>
        <w:p w:rsidR="00000000" w:rsidDel="00000000" w:rsidP="00000000" w:rsidRDefault="00000000" w:rsidRPr="00000000" w14:paraId="00000065">
          <w:pPr>
            <w:rPr>
              <w:ins w:author="Myriam Boivin" w:id="51" w:date="2026-01-19T17:51:27Z"/>
              <w:rPrChange w:author="Myriam Boivin" w:id="52" w:date="2026-01-19T17:51:27Z">
                <w:rPr/>
              </w:rPrChange>
            </w:rPr>
          </w:pPr>
          <w:sdt>
            <w:sdtPr>
              <w:id w:val="-164910627"/>
              <w:tag w:val="goog_rdk_167"/>
            </w:sdtPr>
            <w:sdtContent>
              <w:ins w:author="Myriam Boivin" w:id="51" w:date="2026-01-19T17:51:27Z"/>
              <w:sdt>
                <w:sdtPr>
                  <w:id w:val="-445594753"/>
                  <w:tag w:val="goog_rdk_168"/>
                </w:sdtPr>
                <w:sdtContent>
                  <w:ins w:author="Myriam Boivin" w:id="51" w:date="2026-01-19T17:51:27Z">
                    <w:r w:rsidDel="00000000" w:rsidR="00000000" w:rsidRPr="00000000">
                      <w:rPr>
                        <w:rtl w:val="0"/>
                        <w:rPrChange w:author="Myriam Boivin" w:id="52" w:date="2026-01-19T17:51:27Z">
                          <w:rPr/>
                        </w:rPrChange>
                      </w:rPr>
                      <w:t xml:space="preserve">Ogg J.G. 2020. Geomagnetic polarity time scale. In Gradstein F.M., Ogg J.G., Schmitz M.D., Ogg G.M. (eds.), Geologic Time Scale 2020. 1: </w:t>
                    </w:r>
                  </w:ins>
                </w:sdtContent>
              </w:sdt>
              <w:ins w:author="Myriam Boivin" w:id="51" w:date="2026-01-19T17:51:27Z">
                <w:sdt>
                  <w:sdtPr>
                    <w:id w:val="149990067"/>
                    <w:tag w:val="goog_rdk_169"/>
                  </w:sdtPr>
                  <w:sdtContent>
                    <w:r w:rsidDel="00000000" w:rsidR="00000000" w:rsidRPr="00000000">
                      <w:rPr>
                        <w:rtl w:val="0"/>
                        <w:rPrChange w:author="Myriam Boivin" w:id="52" w:date="2026-01-19T17:51:27Z">
                          <w:rPr/>
                        </w:rPrChange>
                      </w:rPr>
                      <w:t xml:space="preserve">159–192. </w:t>
                    </w:r>
                  </w:sdtContent>
                </w:sdt>
                <w:sdt>
                  <w:sdtPr>
                    <w:id w:val="-564037520"/>
                    <w:tag w:val="goog_rdk_170"/>
                  </w:sdtPr>
                  <w:sdtContent>
                    <w:r w:rsidDel="00000000" w:rsidR="00000000" w:rsidRPr="00000000">
                      <w:rPr>
                        <w:rtl w:val="0"/>
                      </w:rPr>
                    </w:r>
                  </w:sdtContent>
                </w:sdt>
              </w:ins>
            </w:sdtContent>
          </w:sdt>
        </w:p>
      </w:sdtContent>
    </w:sdt>
    <w:p w:rsidR="00000000" w:rsidDel="00000000" w:rsidP="00000000" w:rsidRDefault="00000000" w:rsidRPr="00000000" w14:paraId="00000066">
      <w:pPr>
        <w:rPr/>
      </w:pPr>
      <w:r w:rsidDel="00000000" w:rsidR="00000000" w:rsidRPr="00000000">
        <w:rPr>
          <w:rtl w:val="0"/>
        </w:rPr>
        <w:t xml:space="preserve">Palazzesi L., Barreda V. 2012. Fossil pollen records reveal a late rise of open-habitat ecosystems in Patagonia. Nature Communications. 3:1294.</w:t>
      </w:r>
    </w:p>
    <w:sdt>
      <w:sdtPr>
        <w:id w:val="-1364815316"/>
        <w:tag w:val="goog_rdk_175"/>
      </w:sdtPr>
      <w:sdtContent>
        <w:p w:rsidR="00000000" w:rsidDel="00000000" w:rsidP="00000000" w:rsidRDefault="00000000" w:rsidRPr="00000000" w14:paraId="00000067">
          <w:pPr>
            <w:spacing w:after="160" w:before="240" w:line="256.8" w:lineRule="auto"/>
            <w:jc w:val="both"/>
            <w:rPr>
              <w:ins w:author="Myriam Boivin" w:id="53" w:date="2026-01-19T15:16:59Z"/>
              <w:rPrChange w:author="Myriam Boivin" w:id="54" w:date="2026-01-19T15:16:59Z">
                <w:rPr/>
              </w:rPrChange>
            </w:rPr>
          </w:pPr>
          <w:sdt>
            <w:sdtPr>
              <w:id w:val="1391862066"/>
              <w:tag w:val="goog_rdk_173"/>
            </w:sdtPr>
            <w:sdtContent>
              <w:ins w:author="Myriam Boivin" w:id="53" w:date="2026-01-19T15:16:59Z"/>
              <w:sdt>
                <w:sdtPr>
                  <w:id w:val="33880151"/>
                  <w:tag w:val="goog_rdk_174"/>
                </w:sdtPr>
                <w:sdtContent>
                  <w:ins w:author="Myriam Boivin" w:id="53" w:date="2026-01-19T15:16:59Z">
                    <w:r w:rsidDel="00000000" w:rsidR="00000000" w:rsidRPr="00000000">
                      <w:rPr>
                        <w:rtl w:val="0"/>
                        <w:rPrChange w:author="Myriam Boivin" w:id="54" w:date="2026-01-19T15:16:59Z">
                          <w:rPr/>
                        </w:rPrChange>
                      </w:rPr>
                      <w:t xml:space="preserve">Pérez M.E. 2010. A new rodent (Cavioidea, Hystricognathi) from the middle Miocene of Patagonia, mandibular homologies, and the origin of the crown group Cavioidea sensu stricto. J. Vertebr. Paleontol. 30(6): 1848–1859.</w:t>
                    </w:r>
                  </w:ins>
                </w:sdtContent>
              </w:sdt>
              <w:ins w:author="Myriam Boivin" w:id="53" w:date="2026-01-19T15:16:59Z"/>
            </w:sdtContent>
          </w:sdt>
        </w:p>
      </w:sdtContent>
    </w:sdt>
    <w:p w:rsidR="00000000" w:rsidDel="00000000" w:rsidP="00000000" w:rsidRDefault="00000000" w:rsidRPr="00000000" w14:paraId="00000068">
      <w:pPr>
        <w:rPr/>
      </w:pPr>
      <w:r w:rsidDel="00000000" w:rsidR="00000000" w:rsidRPr="00000000">
        <w:rPr>
          <w:rtl w:val="0"/>
        </w:rPr>
        <w:t xml:space="preserve">Rasia L.L., Candela A.M., Cañón C. 2021. Comprehensive total evidence phylogeny of chinchillids (rodentia, caviomorpha): Cheek teeth anatomy and evolution. Journal of Anatomy. 239:405–423.</w:t>
      </w:r>
    </w:p>
    <w:sdt>
      <w:sdtPr>
        <w:id w:val="127985163"/>
        <w:tag w:val="goog_rdk_177"/>
      </w:sdtPr>
      <w:sdtContent>
        <w:p w:rsidR="00000000" w:rsidDel="00000000" w:rsidP="00000000" w:rsidRDefault="00000000" w:rsidRPr="00000000" w14:paraId="00000069">
          <w:pPr>
            <w:rPr>
              <w:ins w:author="Myriam Boivin" w:id="55" w:date="2026-01-20T13:58:06Z"/>
            </w:rPr>
          </w:pPr>
          <w:r w:rsidDel="00000000" w:rsidR="00000000" w:rsidRPr="00000000">
            <w:rPr>
              <w:rtl w:val="0"/>
            </w:rPr>
            <w:t xml:space="preserve">Rasia L.L., Montalvo C.I., Sostillo R., Kerber L., Tomassini R.L. 2024. Dinomyid (rodentia, caviomorpha) diversity from the late miocene (chasicoan stage/age) cerro azul formation at the classical arroyo chasicó locality (argentina). Historical Biology. 37:1902–1914.</w:t>
          </w:r>
          <w:sdt>
            <w:sdtPr>
              <w:id w:val="1044666381"/>
              <w:tag w:val="goog_rdk_176"/>
            </w:sdtPr>
            <w:sdtContent>
              <w:ins w:author="Myriam Boivin" w:id="55" w:date="2026-01-20T13:58:06Z">
                <w:r w:rsidDel="00000000" w:rsidR="00000000" w:rsidRPr="00000000">
                  <w:rPr>
                    <w:rtl w:val="0"/>
                  </w:rPr>
                </w:r>
              </w:ins>
            </w:sdtContent>
          </w:sdt>
        </w:p>
      </w:sdtContent>
    </w:sdt>
    <w:p w:rsidR="00000000" w:rsidDel="00000000" w:rsidP="00000000" w:rsidRDefault="00000000" w:rsidRPr="00000000" w14:paraId="0000006A">
      <w:pPr>
        <w:rPr/>
      </w:pPr>
      <w:sdt>
        <w:sdtPr>
          <w:id w:val="-1620512312"/>
          <w:tag w:val="goog_rdk_178"/>
        </w:sdtPr>
        <w:sdtContent>
          <w:ins w:author="Myriam Boivin" w:id="55" w:date="2026-01-20T13:58:06Z"/>
          <w:sdt>
            <w:sdtPr>
              <w:id w:val="-904791620"/>
              <w:tag w:val="goog_rdk_179"/>
            </w:sdtPr>
            <w:sdtContent>
              <w:ins w:author="Myriam Boivin" w:id="55" w:date="2026-01-20T13:58:06Z">
                <w:r w:rsidDel="00000000" w:rsidR="00000000" w:rsidRPr="00000000">
                  <w:rPr>
                    <w:rtl w:val="0"/>
                    <w:rPrChange w:author="Myriam Boivin" w:id="56" w:date="2026-01-20T13:58:06Z">
                      <w:rPr/>
                    </w:rPrChange>
                  </w:rPr>
                  <w:t xml:space="preserve">Romano C.O., Bonini R., Hemming S., Cenizo M., Pardiñas U.</w:t>
                </w:r>
              </w:ins>
            </w:sdtContent>
          </w:sdt>
          <w:ins w:author="Myriam Boivin" w:id="55" w:date="2026-01-20T13:58:06Z">
            <w:sdt>
              <w:sdtPr>
                <w:id w:val="-161676884"/>
                <w:tag w:val="goog_rdk_180"/>
              </w:sdtPr>
              <w:sdtContent>
                <w:r w:rsidDel="00000000" w:rsidR="00000000" w:rsidRPr="00000000">
                  <w:rPr>
                    <w:rtl w:val="0"/>
                    <w:rPrChange w:author="Myriam Boivin" w:id="56" w:date="2026-01-20T13:58:06Z">
                      <w:rPr/>
                    </w:rPrChange>
                  </w:rPr>
                  <w:t xml:space="preserve">F.J.,</w:t>
                </w:r>
              </w:sdtContent>
            </w:sdt>
            <w:sdt>
              <w:sdtPr>
                <w:id w:val="-462626417"/>
                <w:tag w:val="goog_rdk_181"/>
              </w:sdtPr>
              <w:sdtContent>
                <w:r w:rsidDel="00000000" w:rsidR="00000000" w:rsidRPr="00000000">
                  <w:rPr>
                    <w:rtl w:val="0"/>
                    <w:rPrChange w:author="Myriam Boivin" w:id="56" w:date="2026-01-20T13:58:06Z">
                      <w:rPr/>
                    </w:rPrChange>
                  </w:rPr>
                  <w:t xml:space="preserve"> Prevosti F.</w:t>
                </w:r>
              </w:sdtContent>
            </w:sdt>
            <w:sdt>
              <w:sdtPr>
                <w:id w:val="258235733"/>
                <w:tag w:val="goog_rdk_182"/>
              </w:sdtPr>
              <w:sdtContent>
                <w:r w:rsidDel="00000000" w:rsidR="00000000" w:rsidRPr="00000000">
                  <w:rPr>
                    <w:rtl w:val="0"/>
                    <w:rPrChange w:author="Myriam Boivin" w:id="56" w:date="2026-01-20T13:58:06Z">
                      <w:rPr/>
                    </w:rPrChange>
                  </w:rPr>
                  <w:t xml:space="preserve">J. </w:t>
                </w:r>
              </w:sdtContent>
            </w:sdt>
            <w:sdt>
              <w:sdtPr>
                <w:id w:val="-2147157520"/>
                <w:tag w:val="goog_rdk_183"/>
              </w:sdtPr>
              <w:sdtContent>
                <w:r w:rsidDel="00000000" w:rsidR="00000000" w:rsidRPr="00000000">
                  <w:rPr>
                    <w:rtl w:val="0"/>
                    <w:rPrChange w:author="Myriam Boivin" w:id="56" w:date="2026-01-20T13:58:06Z">
                      <w:rPr/>
                    </w:rPrChange>
                  </w:rPr>
                  <w:t xml:space="preserve">2023. Advances in the understanding of Neogene mammalian fauna in the Pampean Region (Central Argentina) through revising “Biozone” hypotheses based on new dates and biochronological analyses. Ameghiniana 60(5): 465–491.</w:t>
                </w:r>
              </w:sdtContent>
            </w:sdt>
          </w:ins>
        </w:sdtContent>
      </w:sdt>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Rinderknecht A., Blanco R.E. 2008. The largest fossil rodent. Proceedings of the Royal Society B: Biological Sciences. 275:923–928.</w:t>
      </w:r>
    </w:p>
    <w:p w:rsidR="00000000" w:rsidDel="00000000" w:rsidP="00000000" w:rsidRDefault="00000000" w:rsidRPr="00000000" w14:paraId="0000006C">
      <w:pPr>
        <w:rPr/>
      </w:pPr>
      <w:r w:rsidDel="00000000" w:rsidR="00000000" w:rsidRPr="00000000">
        <w:rPr>
          <w:rtl w:val="0"/>
        </w:rPr>
        <w:t xml:space="preserve">Sánchez-Villagra M.R., Aguilera O., Horovitz I. 2003. The anatomy of the world’s largest extinct rodent. Science. 301:1708–1710.</w:t>
      </w:r>
    </w:p>
    <w:p w:rsidR="00000000" w:rsidDel="00000000" w:rsidP="00000000" w:rsidRDefault="00000000" w:rsidRPr="00000000" w14:paraId="0000006D">
      <w:pPr>
        <w:rPr/>
      </w:pPr>
      <w:r w:rsidDel="00000000" w:rsidR="00000000" w:rsidRPr="00000000">
        <w:rPr>
          <w:rtl w:val="0"/>
        </w:rPr>
        <w:t xml:space="preserve">Silvestro D., Antonelli A., Salamin N., Quental T.B. 2015. The role of clade competition in the diversification of North American canids. Proceedings of the National Academy of Sciences. 112:8684–8689.</w:t>
      </w:r>
    </w:p>
    <w:p w:rsidR="00000000" w:rsidDel="00000000" w:rsidP="00000000" w:rsidRDefault="00000000" w:rsidRPr="00000000" w14:paraId="0000006E">
      <w:pPr>
        <w:rPr/>
      </w:pPr>
      <w:r w:rsidDel="00000000" w:rsidR="00000000" w:rsidRPr="00000000">
        <w:rPr>
          <w:rtl w:val="0"/>
        </w:rPr>
        <w:t xml:space="preserve">Silvestro D., Salamin N., Antonelli A., Meyer X. 2019. Improved estimation of macroevolutionary rates from fossil data using a Bayesian framework. Paleobiology. 45:546–570.</w:t>
      </w:r>
    </w:p>
    <w:p w:rsidR="00000000" w:rsidDel="00000000" w:rsidP="00000000" w:rsidRDefault="00000000" w:rsidRPr="00000000" w14:paraId="0000006F">
      <w:pPr>
        <w:rPr/>
      </w:pPr>
      <w:r w:rsidDel="00000000" w:rsidR="00000000" w:rsidRPr="00000000">
        <w:rPr>
          <w:rtl w:val="0"/>
        </w:rPr>
        <w:t xml:space="preserve">Silvestro D., Salamin N., Schnitzler J. 2014. PyRate: a new program to estimate speciation and extinction rates from incomplete fossil data. Methods in Ecology and Evolution. 5:1126–1131.</w:t>
      </w:r>
    </w:p>
    <w:p w:rsidR="00000000" w:rsidDel="00000000" w:rsidP="00000000" w:rsidRDefault="00000000" w:rsidRPr="00000000" w14:paraId="00000070">
      <w:pPr>
        <w:rPr/>
      </w:pPr>
      <w:r w:rsidDel="00000000" w:rsidR="00000000" w:rsidRPr="00000000">
        <w:rPr>
          <w:rtl w:val="0"/>
        </w:rPr>
        <w:t xml:space="preserve">Simpson G.G. 1944. Tempo and mode in evolution.</w:t>
      </w:r>
    </w:p>
    <w:p w:rsidR="00000000" w:rsidDel="00000000" w:rsidP="00000000" w:rsidRDefault="00000000" w:rsidRPr="00000000" w14:paraId="00000071">
      <w:pPr>
        <w:rPr/>
      </w:pPr>
      <w:r w:rsidDel="00000000" w:rsidR="00000000" w:rsidRPr="00000000">
        <w:rPr>
          <w:rtl w:val="0"/>
        </w:rPr>
        <w:t xml:space="preserve">Simpson G.G. 1980. Splendid isolation : The curious history of south american mammals.</w:t>
      </w:r>
    </w:p>
    <w:p w:rsidR="00000000" w:rsidDel="00000000" w:rsidP="00000000" w:rsidRDefault="00000000" w:rsidRPr="00000000" w14:paraId="00000072">
      <w:pPr>
        <w:rPr/>
      </w:pPr>
      <w:r w:rsidDel="00000000" w:rsidR="00000000" w:rsidRPr="00000000">
        <w:rPr>
          <w:rtl w:val="0"/>
        </w:rPr>
        <w:t xml:space="preserve">Solórzano A., Núñez-Flores M., Rodríguez-Serrano E. 2024. The rise and fall of notoungulates: How andean uplift, available land area, competition, and depredation driven its diversification dynamics. Gondwana Research.</w:t>
      </w:r>
    </w:p>
    <w:p w:rsidR="00000000" w:rsidDel="00000000" w:rsidP="00000000" w:rsidRDefault="00000000" w:rsidRPr="00000000" w14:paraId="00000073">
      <w:pPr>
        <w:rPr/>
      </w:pPr>
      <w:r w:rsidDel="00000000" w:rsidR="00000000" w:rsidRPr="00000000">
        <w:rPr>
          <w:rtl w:val="0"/>
        </w:rPr>
        <w:t xml:space="preserve">Tardif D., Condamine F.L., Streiff S.J.R., Sepulchre P., Couvreur T.L.P. 2025. Generating Spatialised and Seasonal Deep-Time Palaeoclimatic Information: Integration Into an Environmental-Dependent Diversification Model. Global Ecology and Biogeography. 34:e70024.</w:t>
      </w:r>
    </w:p>
    <w:p w:rsidR="00000000" w:rsidDel="00000000" w:rsidP="00000000" w:rsidRDefault="00000000" w:rsidRPr="00000000" w14:paraId="00000074">
      <w:pPr>
        <w:rPr/>
      </w:pPr>
      <w:r w:rsidDel="00000000" w:rsidR="00000000" w:rsidRPr="00000000">
        <w:rPr>
          <w:rtl w:val="0"/>
        </w:rPr>
        <w:t xml:space="preserve">Tarquini S.D., Ladevèze S., Prevosti F.J. 2022. The multicausal twilight of South American native mammalian predators (Metatheria, Sparassodonta). Scientific Reports. 12:1224.</w:t>
      </w:r>
    </w:p>
    <w:p w:rsidR="00000000" w:rsidDel="00000000" w:rsidP="00000000" w:rsidRDefault="00000000" w:rsidRPr="00000000" w14:paraId="00000075">
      <w:pPr>
        <w:rPr/>
      </w:pPr>
      <w:r w:rsidDel="00000000" w:rsidR="00000000" w:rsidRPr="00000000">
        <w:rPr>
          <w:rtl w:val="0"/>
        </w:rPr>
        <w:t xml:space="preserve">Upham N.S., Patterson B.D. 2015. Evolution of Caviomorph Rodents: a Complete Phylogeny and Timetree for Living Genera.</w:t>
      </w:r>
    </w:p>
    <w:sdt>
      <w:sdtPr>
        <w:id w:val="-701545082"/>
        <w:tag w:val="goog_rdk_185"/>
      </w:sdtPr>
      <w:sdtContent>
        <w:p w:rsidR="00000000" w:rsidDel="00000000" w:rsidP="00000000" w:rsidRDefault="00000000" w:rsidRPr="00000000" w14:paraId="00000076">
          <w:pPr>
            <w:rPr>
              <w:ins w:author="Myriam Boivin" w:id="57" w:date="2026-01-19T15:15:34Z"/>
            </w:rPr>
          </w:pPr>
          <w:r w:rsidDel="00000000" w:rsidR="00000000" w:rsidRPr="00000000">
            <w:rPr>
              <w:rtl w:val="0"/>
            </w:rPr>
            <w:t xml:space="preserve">Vallejos-Garrido P., Pino K., Espinoza-Aravena N., Pari A., Inostroza-Michael O., Toledo-Muñoz M., Castillo-Ravanal B., Romero-Alarcón V., Hernández C.E., Palma R.E., Rodríguez-Serrano E. 2023. The importance of the Andes in the evolutionary radiation of Sigmodontinae (Rodentia, Cricetidae), the most diverse group of mammals in the Neotropics. Scientific Reports. 13:2207.</w:t>
          </w:r>
          <w:sdt>
            <w:sdtPr>
              <w:id w:val="-1161272501"/>
              <w:tag w:val="goog_rdk_184"/>
            </w:sdtPr>
            <w:sdtContent>
              <w:ins w:author="Myriam Boivin" w:id="57" w:date="2026-01-19T15:15:34Z">
                <w:r w:rsidDel="00000000" w:rsidR="00000000" w:rsidRPr="00000000">
                  <w:rPr>
                    <w:rtl w:val="0"/>
                  </w:rPr>
                </w:r>
              </w:ins>
            </w:sdtContent>
          </w:sdt>
        </w:p>
      </w:sdtContent>
    </w:sdt>
    <w:sdt>
      <w:sdtPr>
        <w:id w:val="-1229541024"/>
        <w:tag w:val="goog_rdk_188"/>
      </w:sdtPr>
      <w:sdtContent>
        <w:p w:rsidR="00000000" w:rsidDel="00000000" w:rsidP="00000000" w:rsidRDefault="00000000" w:rsidRPr="00000000" w14:paraId="00000077">
          <w:pPr>
            <w:spacing w:after="160" w:before="240" w:line="256.8" w:lineRule="auto"/>
            <w:jc w:val="both"/>
            <w:rPr/>
            <w:pPrChange w:author="Myriam Boivin" w:id="0" w:date="2026-01-19T15:15:34Z">
              <w:pPr/>
            </w:pPrChange>
          </w:pPr>
          <w:sdt>
            <w:sdtPr>
              <w:id w:val="-1212797755"/>
              <w:tag w:val="goog_rdk_186"/>
            </w:sdtPr>
            <w:sdtContent>
              <w:ins w:author="Myriam Boivin" w:id="57" w:date="2026-01-19T15:15:34Z"/>
              <w:sdt>
                <w:sdtPr>
                  <w:id w:val="2105795219"/>
                  <w:tag w:val="goog_rdk_187"/>
                </w:sdtPr>
                <w:sdtContent>
                  <w:ins w:author="Myriam Boivin" w:id="57" w:date="2026-01-19T15:15:34Z">
                    <w:r w:rsidDel="00000000" w:rsidR="00000000" w:rsidRPr="00000000">
                      <w:rPr>
                        <w:rtl w:val="0"/>
                        <w:rPrChange w:author="Myriam Boivin" w:id="58" w:date="2026-01-19T15:15:34Z">
                          <w:rPr/>
                        </w:rPrChange>
                      </w:rPr>
                      <w:t xml:space="preserve">Valen L.V. 1960. A functional index of hypsodonty. Evolution 14(4): 531–532.</w:t>
                    </w:r>
                  </w:ins>
                </w:sdtContent>
              </w:sdt>
              <w:ins w:author="Myriam Boivin" w:id="57" w:date="2026-01-19T15:15:34Z"/>
            </w:sdtContent>
          </w:sdt>
          <w:r w:rsidDel="00000000" w:rsidR="00000000" w:rsidRPr="00000000">
            <w:rPr>
              <w:rtl w:val="0"/>
            </w:rPr>
          </w:r>
        </w:p>
      </w:sdtContent>
    </w:sdt>
    <w:p w:rsidR="00000000" w:rsidDel="00000000" w:rsidP="00000000" w:rsidRDefault="00000000" w:rsidRPr="00000000" w14:paraId="00000078">
      <w:pPr>
        <w:rPr/>
      </w:pPr>
      <w:r w:rsidDel="00000000" w:rsidR="00000000" w:rsidRPr="00000000">
        <w:rPr>
          <w:rtl w:val="0"/>
        </w:rPr>
        <w:t xml:space="preserve">Van Valen L. 1973a. A new evolutionary law. Evolutionary Theory.:1–30.</w:t>
      </w:r>
    </w:p>
    <w:p w:rsidR="00000000" w:rsidDel="00000000" w:rsidP="00000000" w:rsidRDefault="00000000" w:rsidRPr="00000000" w14:paraId="00000079">
      <w:pPr>
        <w:rPr/>
      </w:pPr>
      <w:r w:rsidDel="00000000" w:rsidR="00000000" w:rsidRPr="00000000">
        <w:rPr>
          <w:rtl w:val="0"/>
        </w:rPr>
        <w:t xml:space="preserve">Van Valen L. 1973b. Pattern and the balance of nature. Evol. Theory. 1:31–49.</w:t>
      </w:r>
    </w:p>
    <w:p w:rsidR="00000000" w:rsidDel="00000000" w:rsidP="00000000" w:rsidRDefault="00000000" w:rsidRPr="00000000" w14:paraId="0000007A">
      <w:pPr>
        <w:rPr/>
      </w:pPr>
      <w:r w:rsidDel="00000000" w:rsidR="00000000" w:rsidRPr="00000000">
        <w:rPr>
          <w:rtl w:val="0"/>
        </w:rPr>
        <w:t xml:space="preserve">Vrba E.S. 1995. On the connections between paleoclimate and evolution. New Haven; London: p. 25–45.</w:t>
      </w:r>
    </w:p>
    <w:p w:rsidR="00000000" w:rsidDel="00000000" w:rsidP="00000000" w:rsidRDefault="00000000" w:rsidRPr="00000000" w14:paraId="0000007B">
      <w:pPr>
        <w:rPr/>
      </w:pPr>
      <w:r w:rsidDel="00000000" w:rsidR="00000000" w:rsidRPr="00000000">
        <w:rPr>
          <w:rtl w:val="0"/>
        </w:rPr>
        <w:t xml:space="preserve">Vucetich M.G., Arnal M., Deschamps C.M., Pérez M.E. 2015. A brief history of caviomorph rodents as told by the fossil record. Buenos Aires, Argentina: Sociedad Argentina para el Estudio de los Mammíferos (SAREM). p. 11–62.</w:t>
      </w:r>
    </w:p>
    <w:p w:rsidR="00000000" w:rsidDel="00000000" w:rsidP="00000000" w:rsidRDefault="00000000" w:rsidRPr="00000000" w14:paraId="0000007C">
      <w:pPr>
        <w:rPr/>
      </w:pPr>
      <w:sdt>
        <w:sdtPr>
          <w:id w:val="1195319204"/>
          <w:tag w:val="goog_rdk_189"/>
        </w:sdtPr>
        <w:sdtContent>
          <w:r w:rsidDel="00000000" w:rsidR="00000000" w:rsidRPr="00000000">
            <w:rPr>
              <w:rFonts w:ascii="Gungsuh" w:cs="Gungsuh" w:eastAsia="Gungsuh" w:hAnsi="Gungsuh"/>
              <w:rtl w:val="0"/>
            </w:rPr>
            <w:t xml:space="preserve">Weppe R., Condamine F.L., Guinot G., Maugoust J., Orliac M.J. 2023. Drivers of the artiodactyl turnover in insular western Europe at the Eocene−Oligocene transition. Proceedings of the National Academy of Sciences. 120:e2309945120.</w:t>
          </w:r>
        </w:sdtContent>
      </w:sdt>
    </w:p>
    <w:p w:rsidR="00000000" w:rsidDel="00000000" w:rsidP="00000000" w:rsidRDefault="00000000" w:rsidRPr="00000000" w14:paraId="0000007D">
      <w:pPr>
        <w:rPr/>
      </w:pPr>
      <w:r w:rsidDel="00000000" w:rsidR="00000000" w:rsidRPr="00000000">
        <w:rPr>
          <w:rtl w:val="0"/>
        </w:rPr>
        <w:t xml:space="preserve">Wei C., Li M., Mao L., Mander L., Jardine P.E., Gosling W.D., Hoorn C. 2024. A 23-million-year record of morphological evolution within Neotropical grass pollen. New Phytologist. n/a.</w:t>
      </w:r>
    </w:p>
    <w:p w:rsidR="00000000" w:rsidDel="00000000" w:rsidP="00000000" w:rsidRDefault="00000000" w:rsidRPr="00000000" w14:paraId="0000007E">
      <w:pPr>
        <w:rPr/>
      </w:pPr>
      <w:r w:rsidDel="00000000" w:rsidR="00000000" w:rsidRPr="00000000">
        <w:rPr>
          <w:rtl w:val="0"/>
        </w:rPr>
        <w:t xml:space="preserve">Westerhold T., Marwan N., Drury A.J., Liebrand D., Agnini C., Anagnostou E., Barnet J.S.K., Bohaty S.M., De Vleeschouwer D., Florindo F., Frederichs T., Hodell D.A., Holbourn A.E., Kroon D., Lauretano V., Littler K., Lourens L.J., Lyle M., Pälike H., Röhl U., Tian J., Wilkens R.H., Wilson P.A., Zachos J.C. 2020. An astronomically dated record of earth’s climate and its predictability over the last 66 million years. Science. 369:1383–1387.</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Woods R., Barnes I., Brace S., Turvey S.T. 2021. Ancient DNA suggests single colonization and within-archipelago diversification of caribbean caviomorph rodents. Molecular Biology and Evolution. 38:84–95.</w:t>
      </w:r>
      <w:r w:rsidDel="00000000" w:rsidR="00000000" w:rsidRPr="00000000">
        <w:rPr>
          <w:rtl w:val="0"/>
        </w:rPr>
      </w:r>
    </w:p>
    <w:sectPr>
      <w:footerReference r:id="rId11" w:type="default"/>
      <w:pgSz w:h="15840" w:w="12240" w:orient="portrait"/>
      <w:pgMar w:bottom="1440" w:top="1440" w:left="1440" w:right="1440" w:header="0" w:footer="0"/>
      <w:lnNumType w:countBy="1" w:start="0" w:restart="continuous"/>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am Boivin" w:id="55" w:date="2026-01-19T17:02:48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w:t>
      </w:r>
    </w:p>
  </w:comment>
  <w:comment w:author="Myriam Boivin" w:id="57" w:date="2026-01-19T17:07:42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"pymc" ou "the pymc library" comme tu as déjà mis la version plus haut</w:t>
      </w:r>
    </w:p>
  </w:comment>
  <w:comment w:author="Myriam Boivin" w:id="38" w:date="2026-01-19T13:47:08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Peut-être ai-je mal compris mais je pensais que les espèces et genres en nomenclature ouverte étaient inclus et de cette manière respectivement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Eoincamys aff. pascuali =&gt; Eoincamys pascuali</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?Eoincamys sp. =&gt; Eoincamys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est-ce le cas, le clarifier.</w:t>
      </w:r>
    </w:p>
  </w:comment>
  <w:comment w:author="Myriam Boivin" w:id="42" w:date="2026-01-19T15:12:27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quoi va servir cela ? Ce serait bien de mettre une question/hypothèse concernant l'objectif de l'utilisation de ces régions spatiales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sont définis ces domaines ? Limites latitudinales ? Autre ? Ce serait bien de préciser</w:t>
      </w:r>
    </w:p>
  </w:comment>
  <w:comment w:author="Myriam Boivin" w:id="25" w:date="2026-01-19T12:53:54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si le contenu de ce paragraphe est vrai, il peut-être mal pris par les collègues.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pense qu'il serait peut-être mieux de le tourner positivement en ne disant pas ce que les autres n'ont pas fait sinon en insistant sur ce que nous on fait et qui nous distingue des études précédentes.</w:t>
      </w:r>
    </w:p>
  </w:comment>
  <w:comment w:author="Myriam Boivin" w:id="39" w:date="2026-01-19T13:47:19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yriam Boivin" w:id="34" w:date="2026-01-14T15:23:21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sais pas si le fait que ce soit récent soit si important.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mettrais plus "based on previously published predictive equations."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alternative plus proche de ton texte mais en atténuant : "based on recently published predictive equations."</w:t>
      </w:r>
    </w:p>
  </w:comment>
  <w:comment w:author="Myriam Boivin" w:id="47" w:date="2026-01-19T13:20:44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la version utilisée comme tu l'as fait plus bas pour le pymc</w:t>
      </w:r>
    </w:p>
  </w:comment>
  <w:comment w:author="Myriam Boivin" w:id="62" w:date="2026-01-19T17:09:05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taxon</w:t>
      </w:r>
    </w:p>
  </w:comment>
  <w:comment w:author="Myriam Boivin" w:id="35" w:date="2026-01-14T15:26:28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size and crown height categories</w:t>
      </w:r>
    </w:p>
  </w:comment>
  <w:comment w:author="Myriam Boivin" w:id="17" w:date="2026-01-15T16:15:27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sais pas si j'inclurais les chinchilloïdes caribéens avec les autres chinchilloïdes grands-géants ici car leur diversification respective se serait faite à des temps différents en considérant le registre fossil connnu actuellement (late Miocene-(early Pliocene) vs.  Pleistocene).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plus, leur diversification s'est faite dans un contexte différent et en conséquences probablement avec des facteurs différents (comme tu le dis plus loin dans ton intro).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Enfin, peut-être ne sont-ils pas directement apparentés (voir Marivaux et al. 2020, 2022)</w:t>
      </w:r>
    </w:p>
  </w:comment>
  <w:comment w:author="Myriam Boivin" w:id="44" w:date="2026-01-19T14:47:54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l'on veut réduire le nombre de catégories comme pour la body mass, je suggère de fusionner "mesodont" avec "brachydont" et/ou "protohypsodont".</w:t>
      </w:r>
    </w:p>
  </w:comment>
  <w:comment w:author="Myriam Boivin" w:id="50" w:date="2026-01-19T16:37:44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w:t>
      </w:r>
    </w:p>
  </w:comment>
  <w:comment w:author="Myriam Boivin" w:id="27" w:date="2026-01-16T17:09:56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cela fait écho  à ce que tu dis au-dessus :  "several hypotheses have been advocated to explain their unusual body mass evolution, though few relate to their diversification dynamics".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Cependant, Carrillo et al. (2025) qui s’intéresse à cette interaction, expliquent que la disparité des chinchilloïdes a diminué due aux extinctions connues par le groupe du Néogène tardif et Quaternaire. Il serait vraiment important de les citer.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plus, il serait bien détailler plusieurs sous-points dans l'intro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la diversification et l'évolution d'importantes tailles peuvent-elles intérargir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quoi se distingue notre travail de celui de Carrillo et al. (2025) ?</w:t>
      </w:r>
    </w:p>
  </w:comment>
  <w:comment w:author="Myriam Boivin" w:id="4" w:date="2026-01-14T15:51:19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ce chapitre de 2015, les auteurs parlent de "capability" but also "(and/or the ecological opportunity; Losos, 2010)".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serait bien de creuser un peu plus cette partie et mettre d'autres références bibliographiques.</w:t>
      </w:r>
    </w:p>
  </w:comment>
  <w:comment w:author="Myriam Boivin" w:id="2" w:date="2026-01-13T15:00:44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Mieux de citer la base de données sur laquelle est basée ce papier et qui s'actualise trés fréquemment : Mammal Diversity Database (2026)</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Mammal Diversity Database. (2026). Mammal Diversity Database (Version 2.4) [Data set]. Zenodo. https://doi.org/10.5281/zenodo.17033774</w:t>
      </w:r>
    </w:p>
  </w:comment>
  <w:comment w:author="Myriam Boivin" w:id="3" w:date="2026-01-13T15:10:31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les références biblio dans lesquelles ont été trouvées ces valeurs de masses</w:t>
      </w:r>
    </w:p>
  </w:comment>
  <w:comment w:author="Myriam Boivin" w:id="52" w:date="2026-01-19T16:58:35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w:t>
      </w:r>
    </w:p>
  </w:comment>
  <w:comment w:author="Myriam Boivin" w:id="54" w:date="2026-01-19T17:02:03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w:t>
      </w:r>
    </w:p>
  </w:comment>
  <w:comment w:author="Myriam Boivin" w:id="45" w:date="2026-01-19T14:45:35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 j'ai vu que je me suis tromprée dans le nom de ces catégories dans la matrice que je vous ai envoyée</w:t>
      </w:r>
    </w:p>
  </w:comment>
  <w:comment w:author="Myriam Boivin" w:id="31" w:date="2026-01-13T15:29:58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w:t>
      </w:r>
    </w:p>
  </w:comment>
  <w:comment w:author="Myriam Boivin" w:id="49" w:date="2026-01-19T16:36:30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w:t>
      </w:r>
    </w:p>
  </w:comment>
  <w:comment w:author="Myriam Boivin" w:id="43" w:date="2026-01-19T16:55:39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voir commentaire de Fabien et le mien dans l'intro</w:t>
      </w:r>
    </w:p>
  </w:comment>
  <w:comment w:author="Myriam Boivin" w:id="26" w:date="2026-01-16T15:16:56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veux-tu dire ici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Intégralité temporelle, intégralité en nombre de taxons ou travail exclusivement dédié à étudier cette problématique ? Autre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exemple, bien que l’échantillonnage de Carrillo et al. (2025) est très restreint, il s´étend bien depuis l’origine du groupe jusqu’aux temps actuels couvrant bien l'histoire complète du groupe.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serait bien d'être plus clair ici.</w:t>
      </w:r>
    </w:p>
  </w:comment>
  <w:comment w:author="Myriam Boivin" w:id="19" w:date="2026-01-16T15:16:25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pense qu'il est important de parler dans ton introduction du Carrillo et al. (2025) qui justement s'intéressent à l'évolution et la corrélation diversité vs. disparité faisant écho au paragraphe suivant.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c'est l'équipe adverse et on peut trouver au travail plein de défauts (c'est un preprint, ils se basent sur mes résultats phylo de 2019 qui sont restreints en termes de nombre de chinchilloïdes ce qui fait qu’ils détectent une stagnation dans la diversité du groupe après l'Oligocène) mais bon, il a le mérite d'exister et vu la problématique qu'il traite, tu ne peux pas ne pas le citer.</w:t>
      </w:r>
    </w:p>
  </w:comment>
  <w:comment w:author="Lucas Buffan" w:id="63" w:date="2025-11-26T12:00:41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faut que je débug un truc par rapport aux majuscules des papiers qui n'appariassent pas, n'en tenez pas compte</w:t>
      </w:r>
    </w:p>
  </w:comment>
  <w:comment w:author="Myriam Boivin" w:id="30" w:date="2026-01-13T15:26:42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719</w:t>
      </w:r>
    </w:p>
  </w:comment>
  <w:comment w:author="Laurent Marivaux" w:id="5" w:date="2025-11-23T08:03:08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Regarde un peu aussi les deux papiers de Céline Robinet, dans ses introductions, on parle des patterns écologiques des caviomorphes, patterns incluant la body size, mais aussi la grande diversité des modes et activités de locomotion, du large spectre de régimes alimentaires, qui sont autant de patterns associés à/indissociables de la taille coprorelle (et du BM).</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Hydrochoerus (capybara) a une diet très spécifique, et un poids ne lui permettant pas d'être arboricole. Donc tout est lié: la BM impose une forme de locomotion et de comportements posturaux/activités de locomotion, et un régime alimentaire spécifique, lié à tout cela. Toutes ces caractéristiques ont procuré à des moments "t" de leurs histoires évolutives, des avantages écologiques, lesquels ont été sélectionnés et transmis.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pense que pour répondre à ma question du titre, "l'avantage à être grand" a été de toute évidence "drivé" par la "diet", pour occuper une niche écologique plus ou moins libre (mais voir et considérer s'il n'y a pas eu des compétitions avec les ongulés natifs, et xénarthres en tout genre... de grandes tailles aussi!</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w:t>
      </w:r>
    </w:p>
  </w:comment>
  <w:comment w:author="Lucas Buffan" w:id="6" w:date="2025-11-27T12:35:55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Clairement, je me laisse ce commentaire en suspens pour revenir dessus en discussion. Peut-être ouvrir une petite porte sur la diet en intro ?</w:t>
      </w:r>
    </w:p>
  </w:comment>
  <w:comment w:author="Laurent Marivaux" w:id="7" w:date="2025-11-23T08:03:08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Regarde un peu aussi les deux papiers de Céline Robinet, dans ses introductions, on parle des patterns écologiques des caviomorphes, patterns incluant la body size, mais aussi la grande diversité des modes et activités de locomotion, du large spectre de régimes alimentaires, qui sont autant de patterns associés à/indissociables de la taille coprorelle (et du BM).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Hydrochoerus (capybara) a une diet très spécifique, et un poids ne lui permettant pas d'être arboricole. Donc tout est lié: la BM impose une forme de locomotion et de comportements posturaux/activités de locomotion, et un régime alimentaire spécifique, lié à tout cela. Toutes ces caractéristiques ont procuré à des moments "t" de leurs histoires évolutives, des avantages écologiques, lesquels ont été sélectionnés et transmis.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pense que pour répondre à ma question du titre, "l'avantage à être grand" a été de toute évidence "drivé" par la "diet", pour occuper une niche écologique plus ou moins libre (mais voir et considérer s'il n'y a pas eu des compétitions avec les ongulés natifs, et xénarthres en tout genre... de grandes tailles aussi!</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w:t>
      </w:r>
    </w:p>
  </w:comment>
  <w:comment w:author="Lucas Buffan" w:id="8" w:date="2025-11-27T12:35:55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Clairement, je me laisse ce commentaire en suspens pour revenir dessus en discussion. Peut-être ouvrir une petite porte sur la diet en intro ?</w:t>
      </w:r>
    </w:p>
  </w:comment>
  <w:comment w:author="Myriam Boivin" w:id="32" w:date="2026-01-13T15:24:48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w:t>
      </w:r>
    </w:p>
  </w:comment>
  <w:comment w:author="Myriam Boivin" w:id="51" w:date="2026-01-19T16:58:04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mettrais plus cette partie dans l'intro</w:t>
      </w:r>
    </w:p>
  </w:comment>
  <w:comment w:author="Myriam Boivin" w:id="9" w:date="2026-01-14T16:02:31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vrai que j'ai présenté ces catégories de masses dans l'introduction de mon papier de 2024 car je considérais la variation à l'échelle caviomorphes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(&lt; 50 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(&gt; 50g)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(&gt; 60 kg)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giant (&gt; 100 kg)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Cependant dans le reste du papier, j'utilisais ces catégories car je considérais l´échelle rongeurs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(&lt; 1 kg)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(1–100 kg)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giant (&gt; 100 kg)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coup, je ne citerais pas mon papier.</w:t>
      </w:r>
    </w:p>
  </w:comment>
  <w:comment w:author="Myriam Boivin" w:id="11" w:date="2026-01-14T16:02:31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vrai que j'ai présenté ces catégories de masses dans l'introduction de mon papier de 2024 car je considérais la variation à l'échelle caviomorphes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(&lt; 50 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(&gt; 50g)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(&gt; 60 kg)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giant (&gt; 100 kg)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Cependant dans le reste du papier, j'utilisais ces catégories car je considérais l´échelle rongeurs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(&lt; 1 kg)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(1–100 kg)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giant (&gt; 100 kg)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coup, je ne citerais pas mon papier.</w:t>
      </w:r>
    </w:p>
  </w:comment>
  <w:comment w:author="Myriam Boivin" w:id="36" w:date="2026-01-19T15:55:38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sais que pour une science ouverte, nous devrions partager le jeux de données des occurrences. Cependant, je ne doute pas que plusieurs collègues vont se faire une joie de l'utiliser.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pense que le mieux serait ne pas le partager en mettant une phrase de ce type "The occurrence database is available on request from the corresponding authors." au moins jusqu'à la publication de notre prochain papier sur les occurrences des caviomorphes. Autre alternative, nous pouvons le partager mais en format .pdf non éditable (ou qui limite du moins)</w:t>
      </w:r>
    </w:p>
  </w:comment>
  <w:comment w:author="Lucas Buffan" w:id="58" w:date="2025-11-27T09:47:41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Partie à poursuivre</w:t>
      </w:r>
    </w:p>
  </w:comment>
  <w:comment w:author="Myriam Boivin" w:id="59" w:date="2026-01-19T17:29:35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upon PyRate, BDNN extends the birth-death process given the estimated preservation-aware times of origination and extinction for each species by allowing rates to vary not only across time but also across lineages.</w:t>
      </w:r>
    </w:p>
  </w:comment>
  <w:comment w:author="Myriam Boivin" w:id="60" w:date="2026-01-20T12:16:04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simplifier un peu la phrase</w:t>
      </w:r>
    </w:p>
  </w:comment>
  <w:comment w:author="Myriam Boivin" w:id="48" w:date="2026-01-19T16:08:33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génial</w:t>
      </w:r>
    </w:p>
  </w:comment>
  <w:comment w:author="Myriam Boivin" w:id="12" w:date="2026-01-15T15:05:44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Eoincamys parvus and valverdei from TAR-20 and -21</w:t>
      </w:r>
    </w:p>
  </w:comment>
  <w:comment w:author="Myriam Boivin" w:id="29" w:date="2026-01-16T17:24:07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me vient par exemple en me basant sur le reste de l'intro, de ce que j'ai pu lire, ma connaissance des caviomorphes et des facteurs que tu analyses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Did middle Miocene cooling favor the body size increase of the superfamilly?; 2. Did middle Miocene cooling (associated with the aridification and the emergence of grasslands) and/or Andean rising favor the crown high increase and crown continous-growth acquisition of the superfamilly?; (3. The prolific fossil record of the superfamily can be explained by the occurrence of evolutionary radiations?) ; 4. Did acquisition of large body masses and high crowns favor the diversification of the superfamily? ; 5 . Did Andean uplift impact and eustatism favor or constrain the diversification of the superfamilly? ; 6. Were late Neoegene climate changes implicated in the extinction of chinchilloid and particularly of giant forms?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d'abord, avec les analyses que tu en train de faire, peut-on répondre à toutes ces questions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il serait bon d'étayer le choix de ces questions, qui sont des exemples, (ou d'en proposer d'autres) en faisant une synthèse complète de ce qui a été proposé auparavant sur ces problématiques (i.e. diversification, extinction, origination, body mass, hypsodonty) pour les chinchilloïdes, caviomorphes, faunes faunes sudaméricaines (voir même plus général). Il serait important d'avoir au moins une question/traits ou facteurs analysés pour justifier leur sélection.</w:t>
      </w:r>
    </w:p>
  </w:comment>
  <w:comment w:author="Myriam Boivin" w:id="37" w:date="2026-01-19T15:57:15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nous avons ajouter des actuels dans la base de donnée, je mettrais "temporal" au lieu de "fossil"</w:t>
      </w:r>
    </w:p>
  </w:comment>
  <w:comment w:author="Myriam Boivin" w:id="15" w:date="2026-01-15T15:25:47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rentrerais pas dans ce détail là, qui n'est pas l'objet de ton papier. Je simplifierais cette partie par une seule phrase</w:t>
      </w:r>
    </w:p>
  </w:comment>
  <w:comment w:author="Myriam Boivin" w:id="10" w:date="2026-01-14T16:23:51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 pour définir ce qu'est un taxon grand ou géant, nous pouvons nous baser sur les catégories  de masses que nous choisirons.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nous choisisons trois catégories comme le suggère Fabien (ce qui évite en plus des problémes de sur/sous-estimation, une augmentation de la variance globale trop importante), je pense que nous avons le choix entre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(&lt; 1 kg)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(1–100 kg)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giant (&gt; 100 kg)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"Référentiel rongeurs"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(&lt; 50 kg)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(50–100 kg)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giant (&gt; 100 kg)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"Référentiel caviomorphes"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(&lt; 10 kg)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(10–100 kg)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giant (&gt; 100 kg)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Intermédiaire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bien d'essayer d'avoir des nombres d'individus proches entre les catégories. Dans ce que je propose, la catégories "giant" en aura peu comparée aux autres... mais bon sa définition me parait adéquate ainsi (i.e.,&gt; 100 kg).</w:t>
      </w:r>
    </w:p>
  </w:comment>
  <w:comment w:author="Myriam Boivin" w:id="14" w:date="2026-01-15T15:15:39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l'on considère une définition de géant pour les formes ayant une masse &gt; 100g, Tetrastylus ne serait pas inclus (voir Engelman, 2022; nos résultats)</w:t>
      </w:r>
    </w:p>
  </w:comment>
  <w:comment w:author="Myriam Boivin" w:id="20" w:date="2026-01-16T16:23:00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ce paragraphe, tu cites comme papiers attraits aux caviomorphes, Vucetich et al. (2015) et Álvarez et al. (2017), ce qui est cool. Par contre, il me semble important de présenter/citer le papier de Luciano de 2021 dans lequel il mentionne de potentiels facteurs impliqués dans les phases de diversification du groupe qu'il reconnaît.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paragraphes "Large-scale evolution of Chinchilloidea" et "Evolutionary history of pan-Chinchillidae" de leur discussion sont particulièrement intéressants.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Autres papiers à considérer ici comme exemples d'hypothèses explicatives ou du moins de les avoir en tête au moment de la rédaction du manuscrit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Dans "The palaeoenvironment of Eumegamys paranensis" de la discussion du papier de Candela et al. (2013), les auteurs parlent des variations eustatiques et de l'histoire de la zone mésopotamique qu niveau géologique et environnemental. Elle est assez similaire à celles des systèmes Pebas et Amazonien, les deux ayant eu probablement un rôle dans la diversification des dynomyides et notamment des formes géantes.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Carrillo et al (2025): ils parlent des variations eustatiques pour les Neoepiblemidae notamment, du soulèvement andin, facteurs antropogènes pour les taxons caribéens.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me semble important de parler des variations eustatiques et du soulèvement andin qui sont les autres facteurs abiotiques que l'on va étudié, outre le climat.</w:t>
      </w:r>
    </w:p>
  </w:comment>
  <w:comment w:author="Myriam Boivin" w:id="46" w:date="2026-01-19T17:24:53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temporal (voir au-dessus)</w:t>
      </w:r>
    </w:p>
  </w:comment>
  <w:comment w:author="Myriam Boivin" w:id="1" w:date="2026-01-16T16:12:37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comprends comment tu as construit le travail, et donc ton intro, en axant notamment sur le body mass et les chinchilloïdes géants. Le passage d’un paragraphe à l’autre est bien logique.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Cependant, je pense qu’il est important de plus parler des chinchilloïdes dans leur ensemble. Quand on regarde le registre fossile complet de la superfamille, la principale phase de diversité du groupe est probablement celle du Miocène supérieur (et qui inclue de nombreuses formes géantes ; voir commentaire plus bas). Cependant, la superfamille a enregistré d’autres moments d’haute diversité (e.g., durant le Paléogène) et d'autres radiations furent détectées et proposées  (Vucetich et al. 2015; Rasia et al. 2021; Carrillo et al., 2025).</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plus, je pense qu’il serait bien de mentionner la disparité d’autres caractères morphologiques dont fait preuve le groupe : hauteur de couronne, patrons occlusaux, morphologie crânienne et post-crânienne… Ils montrent que les chinchilloïdes occupèrent probablement diverses niches écologiques, ce qui, couplé à la forte richesse taxonomique du groupe, révèle son succès évolutif passé. En particulier, j’insisterais sur la hauteur de couronne qui est l’autre caractère morphologique étudié ici.</w:t>
      </w:r>
    </w:p>
  </w:comment>
  <w:comment w:author="Laurent Marivaux" w:id="0" w:date="2025-11-21T17:27:03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titre pourrait tourner autour de la question que je te pose tout le temps: "Quel a été l'avantage, en terme de sélection, à être grand à l'échelle des Néotropiques ?"</w:t>
      </w:r>
    </w:p>
  </w:comment>
  <w:comment w:author="Myriam Boivin" w:id="16" w:date="2026-01-15T15:24:01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 si l'on considère une définition de géant pour les formes ayant une masse &gt; 100g, Elasmodontomys ne serait pas inclus (voir Boivin et al. 2024)</w:t>
      </w:r>
    </w:p>
  </w:comment>
  <w:comment w:author="Myriam Boivin" w:id="18" w:date="2026-01-15T15:29:10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cette période de temps, Luciano ne reconnaît pas un évènement de radiation, sinon deux selon ses résultats phylo. La diversification des taxons grands à géants correspondrait à la première, durant le Miocène supérieur.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Cependant, il n'a pas inclus tous les taxons grands-géants non-caribéens (notamment Josephoartigasia et Isostylomys). Selon la matrice des occurrences, la majorité des géants (&gt;100kg) et des grands ont un âge de première apparition antérieur au Pliocène. Donc le gros de la diversification des chinchilloïdes grands-géants non-caribéens devrait se faire au Miocène supérieur et seulement un peu au Pliocène inférieur</w:t>
      </w:r>
    </w:p>
  </w:comment>
  <w:comment w:author="Myriam Boivin" w:id="28" w:date="2026-01-14T16:25:12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serait chouette de mettre dans ce paragraphe, les principales questions auxquelles nous aimerions répondre avec ce travail.</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ma part, je trouve que l'un des points les plus intéressants des papiers en général sont les questions (et leurs réponses) basées sur des hypothèses précédentes et/ou l'état actuel des connaissances. De plus, cela va permettre de clarifier les objectifs, ce qui va aider à structurer le manuscrit, l'introduction inclue.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l'impression que tu aimerais traiter plus de l'intéraction entre diversification et l'évolution de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masse corporelle chez les chinchilloïdes. Cependant, il serait chouette de traiter égalemment quels facteurs abiotiques influent sur la diversification directement.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Autre alternative, on peut mettre des hypothèses au lieu de questions.</w:t>
      </w:r>
    </w:p>
  </w:comment>
  <w:comment w:author="Laurent Marivaux" w:id="53" w:date="2025-11-26T12:55:22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évite cette expression, c'est lourd. Sois plus direct.</w:t>
      </w:r>
    </w:p>
  </w:comment>
  <w:comment w:author="Myriam Boivin" w:id="56" w:date="2026-01-19T17:16:29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voir au-dessus</w:t>
      </w:r>
    </w:p>
  </w:comment>
  <w:comment w:author="Myriam Boivin" w:id="13" w:date="2026-01-15T15:16:54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l'on considère une définition de géant pour les formes ayant une masse &gt; 100g, Neoepiblema ne serait pas inclus (voir Engelman, 2022; nos résultats)</w:t>
      </w:r>
    </w:p>
  </w:comment>
  <w:comment w:author="Myriam Boivin" w:id="22" w:date="2026-01-14T14:06:51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Effectivement ce sont les trois grandes hypothèses qui ont été mises en avant pour expliquer la disparition de la mégafaune au niveau mondial (sauf en Afrique) et notamment en Amérique (i.e., arrivée de l'homme; arrivée de nouveaux compétiteurs et prédateurs; changement climatiques globaux).</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cadre de ce papier, tu ne pourrais que tester l'hypothèse climatique. Plus précisemment, elle correspond aux changements climatiques abruptes du Pléistocène qui sont caractérisés par une oscillation entre des cycles glaciaires et des cycles interglaciaires plus courts. Cependant, au vu de mon commentaire précédent, penses-tu que ce soit ces changements qui expliqueraient majoritairement l'extinction des chinchilloides grands-géants ?</w:t>
      </w:r>
    </w:p>
  </w:comment>
  <w:comment w:author="Myriam Boivin" w:id="23" w:date="2026-01-14T14:44:46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Myriam Boivin" w:id="24" w:date="2026-01-14T14:46:01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Myriam Boivin" w:id="61" w:date="2026-01-19T17:18:21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origination</w:t>
      </w:r>
    </w:p>
  </w:comment>
  <w:comment w:author="Myriam Boivin" w:id="41" w:date="2026-01-19T13:39:19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actualiser? Quand je considère le niveau générique, j'obtiens 719 occurrences (genres + genres en nomenclature ouverte) et 701 (genres)</w:t>
      </w:r>
    </w:p>
  </w:comment>
  <w:comment w:author="Myriam Boivin" w:id="21" w:date="2026-01-14T13:52:17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 quand on regarde la matrice des occurrences finale, parmis les chinchilloides grands-géants qui ont une masse &gt; à celle du capybara, aucun ne s'éteint durant l'Holocène. Seul Amblyrhiza s'éteindrait à la limite Pléistocène-Holocène.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parmis les grands qui ont une masse &lt; à celle du capybara, seuls Tetrastylus walteri et Elasmodontomys obliquus, s'éteindraitent durant l'Holocène. Ceci peut étre du au fait que très peu de travaux archéologiques ont été inclus.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Cependant, même en considérant ce dernier point, cela montre que la majorité des grands-géant s'éteignent avant : à la limite Miocène-Pliocène et secondairement durant le Pliocène. L'emblématique Josephoartigasia est l'un des seuls qui s'éteindrait durant le Pléistocène.</w:t>
      </w:r>
    </w:p>
  </w:comment>
  <w:comment w:author="Myriam Boivin" w:id="33" w:date="2026-01-14T15:24:46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analyse un seul dental trait qui est l'hypsodontie</w:t>
      </w:r>
    </w:p>
  </w:comment>
  <w:comment w:author="Myriam Boivin" w:id="40" w:date="2026-01-19T13:33:46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actualiser? Quand je considère seulement le niveau spécifique, j'obtiens 505 occurrences (espèces + espèces en nomenclature ouverte) et 478 (espèces)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1" w15:done="0"/>
  <w15:commentEx w15:paraId="00000082" w15:done="0"/>
  <w15:commentEx w15:paraId="00000086" w15:done="0"/>
  <w15:commentEx w15:paraId="00000089" w15:done="0"/>
  <w15:commentEx w15:paraId="0000008B" w15:done="0"/>
  <w15:commentEx w15:paraId="0000008C" w15:done="0"/>
  <w15:commentEx w15:paraId="00000090" w15:done="0"/>
  <w15:commentEx w15:paraId="00000091" w15:done="0"/>
  <w15:commentEx w15:paraId="00000092" w15:done="0"/>
  <w15:commentEx w15:paraId="00000093" w15:done="0"/>
  <w15:commentEx w15:paraId="00000096" w15:done="0"/>
  <w15:commentEx w15:paraId="00000097" w15:done="0"/>
  <w15:commentEx w15:paraId="00000098" w15:done="0"/>
  <w15:commentEx w15:paraId="0000009D" w15:done="0"/>
  <w15:commentEx w15:paraId="000000A0" w15:done="0"/>
  <w15:commentEx w15:paraId="000000A3" w15:done="0"/>
  <w15:commentEx w15:paraId="000000A4" w15:done="0"/>
  <w15:commentEx w15:paraId="000000A5" w15:done="0"/>
  <w15:commentEx w15:paraId="000000A6" w15:done="0"/>
  <w15:commentEx w15:paraId="000000A7" w15:done="0"/>
  <w15:commentEx w15:paraId="000000A8" w15:done="0"/>
  <w15:commentEx w15:paraId="000000A9" w15:done="0"/>
  <w15:commentEx w15:paraId="000000AA" w15:done="0"/>
  <w15:commentEx w15:paraId="000000B0" w15:done="0"/>
  <w15:commentEx w15:paraId="000000B2" w15:done="0"/>
  <w15:commentEx w15:paraId="000000B3" w15:done="0"/>
  <w15:commentEx w15:paraId="000000B4" w15:done="0"/>
  <w15:commentEx w15:paraId="000000BB" w15:done="0"/>
  <w15:commentEx w15:paraId="000000BC" w15:paraIdParent="000000BB" w15:done="0"/>
  <w15:commentEx w15:paraId="000000C3" w15:done="0"/>
  <w15:commentEx w15:paraId="000000C4" w15:paraIdParent="000000C3" w15:done="0"/>
  <w15:commentEx w15:paraId="000000C5" w15:done="0"/>
  <w15:commentEx w15:paraId="000000C6" w15:done="0"/>
  <w15:commentEx w15:paraId="000000D2" w15:done="0"/>
  <w15:commentEx w15:paraId="000000DE" w15:done="0"/>
  <w15:commentEx w15:paraId="000000E0" w15:done="0"/>
  <w15:commentEx w15:paraId="000000E1" w15:done="0"/>
  <w15:commentEx w15:paraId="000000E2" w15:done="0"/>
  <w15:commentEx w15:paraId="000000E3" w15:paraIdParent="000000E2" w15:done="0"/>
  <w15:commentEx w15:paraId="000000E4" w15:done="0"/>
  <w15:commentEx w15:paraId="000000E5" w15:done="0"/>
  <w15:commentEx w15:paraId="000000E9" w15:done="0"/>
  <w15:commentEx w15:paraId="000000EA" w15:done="0"/>
  <w15:commentEx w15:paraId="000000EB" w15:done="0"/>
  <w15:commentEx w15:paraId="00000101" w15:done="0"/>
  <w15:commentEx w15:paraId="00000102" w15:done="0"/>
  <w15:commentEx w15:paraId="0000010C" w15:done="0"/>
  <w15:commentEx w15:paraId="0000010D" w15:done="0"/>
  <w15:commentEx w15:paraId="00000112" w15:done="0"/>
  <w15:commentEx w15:paraId="00000113" w15:done="0"/>
  <w15:commentEx w15:paraId="00000114" w15:done="0"/>
  <w15:commentEx w15:paraId="00000116" w15:done="0"/>
  <w15:commentEx w15:paraId="0000011B" w15:done="0"/>
  <w15:commentEx w15:paraId="0000011C" w15:done="0"/>
  <w15:commentEx w15:paraId="0000011D" w15:done="0"/>
  <w15:commentEx w15:paraId="0000011E" w15:done="0"/>
  <w15:commentEx w15:paraId="00000122" w15:done="0"/>
  <w15:commentEx w15:paraId="00000123" w15:paraIdParent="00000122" w15:done="0"/>
  <w15:commentEx w15:paraId="00000124" w15:paraIdParent="00000122" w15:done="0"/>
  <w15:commentEx w15:paraId="00000125" w15:done="0"/>
  <w15:commentEx w15:paraId="00000126" w15:done="0"/>
  <w15:commentEx w15:paraId="0000012B" w15:done="0"/>
  <w15:commentEx w15:paraId="0000012C" w15:done="0"/>
  <w15:commentEx w15:paraId="0000012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nsolas"/>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000000"/>
      <w:sz w:val="32"/>
      <w:szCs w:val="32"/>
    </w:rPr>
  </w:style>
  <w:style w:type="paragraph" w:styleId="Heading2">
    <w:name w:val="heading 2"/>
    <w:basedOn w:val="Normal"/>
    <w:next w:val="Normal"/>
    <w:pPr>
      <w:keepNext w:val="1"/>
      <w:keepLines w:val="1"/>
      <w:spacing w:after="0" w:before="200" w:lineRule="auto"/>
    </w:pPr>
    <w:rPr>
      <w:b w:val="1"/>
      <w:bCs w:val="1"/>
      <w:color w:val="000000"/>
      <w:sz w:val="28"/>
      <w:szCs w:val="28"/>
    </w:rPr>
  </w:style>
  <w:style w:type="paragraph" w:styleId="Heading3">
    <w:name w:val="heading 3"/>
    <w:basedOn w:val="Normal"/>
    <w:next w:val="Normal"/>
    <w:pPr>
      <w:keepNext w:val="1"/>
      <w:keepLines w:val="1"/>
      <w:spacing w:after="0" w:before="200" w:lineRule="auto"/>
    </w:pPr>
    <w:rPr>
      <w:b w:val="1"/>
      <w:bCs w:val="1"/>
      <w:color w:val="000000"/>
    </w:rPr>
  </w:style>
  <w:style w:type="paragraph" w:styleId="Heading4">
    <w:name w:val="heading 4"/>
    <w:basedOn w:val="Normal"/>
    <w:next w:val="Normal"/>
    <w:pPr>
      <w:keepNext w:val="1"/>
      <w:keepLines w:val="1"/>
      <w:spacing w:after="0" w:before="200" w:lineRule="auto"/>
    </w:pPr>
    <w:rPr>
      <w:color w:val="000000"/>
    </w:rPr>
  </w:style>
  <w:style w:type="paragraph" w:styleId="Heading5">
    <w:name w:val="heading 5"/>
    <w:basedOn w:val="Normal"/>
    <w:next w:val="Normal"/>
    <w:pPr>
      <w:keepNext w:val="1"/>
      <w:keepLines w:val="1"/>
      <w:spacing w:after="0" w:before="200" w:lineRule="auto"/>
    </w:pPr>
    <w:rPr>
      <w:color w:val="000000"/>
    </w:rPr>
  </w:style>
  <w:style w:type="paragraph" w:styleId="Heading6">
    <w:name w:val="heading 6"/>
    <w:basedOn w:val="Normal"/>
    <w:next w:val="Normal"/>
    <w:pPr>
      <w:keepNext w:val="1"/>
      <w:keepLines w:val="1"/>
      <w:spacing w:after="0" w:before="200" w:lineRule="auto"/>
    </w:pPr>
    <w:rPr>
      <w:color w:val="000000"/>
    </w:rPr>
  </w:style>
  <w:style w:type="paragraph" w:styleId="Title">
    <w:name w:val="Title"/>
    <w:basedOn w:val="Normal"/>
    <w:next w:val="Normal"/>
    <w:pPr>
      <w:keepNext w:val="1"/>
      <w:keepLines w:val="1"/>
      <w:spacing w:after="120" w:before="0" w:line="360" w:lineRule="auto"/>
      <w:jc w:val="center"/>
    </w:pPr>
    <w:rPr>
      <w:b w:val="1"/>
      <w:bCs w:val="1"/>
      <w:color w:val="000000"/>
      <w:sz w:val="32"/>
      <w:szCs w:val="32"/>
    </w:rPr>
  </w:style>
  <w:style w:type="paragraph" w:styleId="Heading7">
    <w:name w:val="Heading 7"/>
    <w:basedOn w:val="Normal"/>
    <w:next w:val="BodyText"/>
    <w:uiPriority w:val="9"/>
    <w:unhideWhenUsed w:val="1"/>
    <w:qFormat w:val="1"/>
    <w:rsid w:val="00E4579E"/>
    <w:pPr>
      <w:keepNext w:val="1"/>
      <w:keepLines w:val="1"/>
      <w:spacing w:after="0" w:before="200"/>
      <w:outlineLvl w:val="6"/>
    </w:pPr>
    <w:rPr>
      <w:rFonts w:cs="Times New Roman" w:eastAsia="" w:eastAsiaTheme="majorEastAsia"/>
      <w:color w:val="000000" w:themeColor="text1"/>
    </w:rPr>
  </w:style>
  <w:style w:type="paragraph" w:styleId="Heading8">
    <w:name w:val="Heading 8"/>
    <w:basedOn w:val="Normal"/>
    <w:next w:val="BodyText"/>
    <w:uiPriority w:val="9"/>
    <w:unhideWhenUsed w:val="1"/>
    <w:qFormat w:val="1"/>
    <w:rsid w:val="00E4579E"/>
    <w:pPr>
      <w:keepNext w:val="1"/>
      <w:keepLines w:val="1"/>
      <w:spacing w:after="0" w:before="200"/>
      <w:outlineLvl w:val="7"/>
    </w:pPr>
    <w:rPr>
      <w:rFonts w:cs="Times New Roman" w:eastAsia="" w:eastAsiaTheme="majorEastAsia"/>
      <w:color w:val="000000" w:themeColor="text1"/>
    </w:rPr>
  </w:style>
  <w:style w:type="paragraph" w:styleId="Heading9">
    <w:name w:val="Heading 9"/>
    <w:basedOn w:val="Normal"/>
    <w:next w:val="BodyText"/>
    <w:uiPriority w:val="9"/>
    <w:unhideWhenUsed w:val="1"/>
    <w:qFormat w:val="1"/>
    <w:pPr>
      <w:keepNext w:val="1"/>
      <w:keepLines w:val="1"/>
      <w:spacing w:after="0" w:before="200"/>
      <w:outlineLvl w:val="8"/>
    </w:pPr>
    <w:rPr>
      <w:rFonts w:ascii="Calibri" w:cs="" w:eastAsia="" w:hAnsi="Calibri" w:asciiTheme="majorHAnsi" w:cstheme="majorBidi" w:eastAsiaTheme="majorEastAsia" w:hAnsiTheme="majorHAnsi"/>
      <w:color w:val="4f81bd" w:themeColor="accent1"/>
    </w:rPr>
  </w:style>
  <w:style w:type="character" w:styleId="DefaultParagraphFont" w:default="1">
    <w:name w:val="Default Paragraph Font"/>
    <w:uiPriority w:val="1"/>
    <w:semiHidden w:val="1"/>
    <w:unhideWhenUsed w:val="1"/>
    <w:qFormat w:val="1"/>
    <w:rPr/>
  </w:style>
  <w:style w:type="character" w:styleId="CaptionChar" w:customStyle="1">
    <w:name w:val="Caption Char"/>
    <w:basedOn w:val="DefaultParagraphFont"/>
    <w:link w:val="Caption"/>
    <w:qFormat w:val="1"/>
    <w:rsid w:val="00F94E32"/>
    <w:rPr>
      <w:rFonts w:ascii="Times New Roman" w:cs="Times New Roman" w:hAnsi="Times New Roman"/>
      <w:sz w:val="22"/>
      <w:szCs w:val="22"/>
    </w:rPr>
  </w:style>
  <w:style w:type="character" w:styleId="VerbatimChar" w:customStyle="1">
    <w:name w:val="Verbatim Char"/>
    <w:basedOn w:val="CaptionChar"/>
    <w:link w:val="SourceCode"/>
    <w:qFormat w:val="1"/>
    <w:rPr>
      <w:rFonts w:ascii="Consolas" w:cs="Times New Roman" w:hAnsi="Consolas"/>
      <w:sz w:val="22"/>
      <w:szCs w:val="22"/>
    </w:rPr>
  </w:style>
  <w:style w:type="character" w:styleId="SectionNumber" w:customStyle="1">
    <w:name w:val="Section Number"/>
    <w:basedOn w:val="CaptionChar"/>
    <w:qFormat w:val="1"/>
    <w:rPr>
      <w:rFonts w:ascii="Times New Roman" w:cs="Times New Roman" w:hAnsi="Times New Roman"/>
      <w:sz w:val="22"/>
      <w:szCs w:val="22"/>
    </w:rPr>
  </w:style>
  <w:style w:type="character" w:styleId="FootnoteCharacters">
    <w:name w:val="Footnote Characters"/>
    <w:qFormat w:val="1"/>
    <w:rsid w:val="00E25B66"/>
    <w:rPr>
      <w:rFonts w:ascii="Times New Roman" w:cs="Times New Roman" w:hAnsi="Times New Roman"/>
      <w:sz w:val="24"/>
      <w:szCs w:val="22"/>
      <w:vertAlign w:val="superscript"/>
    </w:rPr>
  </w:style>
  <w:style w:type="character" w:styleId="FootnoteReference">
    <w:name w:val="Footnote Reference"/>
    <w:rPr>
      <w:rFonts w:ascii="Times New Roman" w:cs="Times New Roman" w:hAnsi="Times New Roman"/>
      <w:sz w:val="24"/>
      <w:szCs w:val="22"/>
      <w:vertAlign w:val="superscript"/>
    </w:rPr>
  </w:style>
  <w:style w:type="character" w:styleId="Hyperlink">
    <w:name w:val="Hyperlink"/>
    <w:basedOn w:val="CaptionChar"/>
    <w:rsid w:val="00174DC2"/>
    <w:rPr>
      <w:rFonts w:ascii="Times New Roman" w:cs="Times New Roman" w:hAnsi="Times New Roman"/>
      <w:color w:val="000000" w:themeColor="text1"/>
      <w:sz w:val="22"/>
      <w:szCs w:val="22"/>
    </w:rPr>
  </w:style>
  <w:style w:type="character" w:styleId="KeywordTok" w:customStyle="1">
    <w:name w:val="KeywordTok"/>
    <w:basedOn w:val="VerbatimChar"/>
    <w:qFormat w:val="1"/>
    <w:rPr>
      <w:rFonts w:ascii="Consolas" w:cs="Times New Roman" w:hAnsi="Consolas"/>
      <w:b w:val="1"/>
      <w:color w:val="204a87"/>
      <w:sz w:val="22"/>
      <w:szCs w:val="22"/>
      <w:shd w:fill="f8f8f8" w:val="clear"/>
    </w:rPr>
  </w:style>
  <w:style w:type="character" w:styleId="DataTypeTok" w:customStyle="1">
    <w:name w:val="DataTypeTok"/>
    <w:basedOn w:val="VerbatimChar"/>
    <w:qFormat w:val="1"/>
    <w:rPr>
      <w:rFonts w:ascii="Consolas" w:cs="Times New Roman" w:hAnsi="Consolas"/>
      <w:color w:val="204a87"/>
      <w:sz w:val="22"/>
      <w:szCs w:val="22"/>
      <w:shd w:fill="f8f8f8" w:val="clear"/>
    </w:rPr>
  </w:style>
  <w:style w:type="character" w:styleId="DecValTok" w:customStyle="1">
    <w:name w:val="DecValTok"/>
    <w:basedOn w:val="VerbatimChar"/>
    <w:qFormat w:val="1"/>
    <w:rPr>
      <w:rFonts w:ascii="Consolas" w:cs="Times New Roman" w:hAnsi="Consolas"/>
      <w:color w:val="0000cf"/>
      <w:sz w:val="22"/>
      <w:szCs w:val="22"/>
      <w:shd w:fill="f8f8f8" w:val="clear"/>
    </w:rPr>
  </w:style>
  <w:style w:type="character" w:styleId="BaseNTok" w:customStyle="1">
    <w:name w:val="BaseNTok"/>
    <w:basedOn w:val="VerbatimChar"/>
    <w:qFormat w:val="1"/>
    <w:rPr>
      <w:rFonts w:ascii="Consolas" w:cs="Times New Roman" w:hAnsi="Consolas"/>
      <w:color w:val="0000cf"/>
      <w:sz w:val="22"/>
      <w:szCs w:val="22"/>
      <w:shd w:fill="f8f8f8" w:val="clear"/>
    </w:rPr>
  </w:style>
  <w:style w:type="character" w:styleId="FloatTok" w:customStyle="1">
    <w:name w:val="FloatTok"/>
    <w:basedOn w:val="VerbatimChar"/>
    <w:qFormat w:val="1"/>
    <w:rPr>
      <w:rFonts w:ascii="Consolas" w:cs="Times New Roman" w:hAnsi="Consolas"/>
      <w:color w:val="0000cf"/>
      <w:sz w:val="22"/>
      <w:szCs w:val="22"/>
      <w:shd w:fill="f8f8f8" w:val="clear"/>
    </w:rPr>
  </w:style>
  <w:style w:type="character" w:styleId="ConstantTok" w:customStyle="1">
    <w:name w:val="ConstantTok"/>
    <w:basedOn w:val="VerbatimChar"/>
    <w:qFormat w:val="1"/>
    <w:rPr>
      <w:rFonts w:ascii="Consolas" w:cs="Times New Roman" w:hAnsi="Consolas"/>
      <w:color w:val="000000"/>
      <w:sz w:val="22"/>
      <w:szCs w:val="22"/>
      <w:shd w:fill="f8f8f8" w:val="clear"/>
    </w:rPr>
  </w:style>
  <w:style w:type="character" w:styleId="CharTok" w:customStyle="1">
    <w:name w:val="CharTok"/>
    <w:basedOn w:val="VerbatimChar"/>
    <w:qFormat w:val="1"/>
    <w:rPr>
      <w:rFonts w:ascii="Consolas" w:cs="Times New Roman" w:hAnsi="Consolas"/>
      <w:color w:val="4e9a06"/>
      <w:sz w:val="22"/>
      <w:szCs w:val="22"/>
      <w:shd w:fill="f8f8f8" w:val="clear"/>
    </w:rPr>
  </w:style>
  <w:style w:type="character" w:styleId="SpecialCharTok" w:customStyle="1">
    <w:name w:val="SpecialCharTok"/>
    <w:basedOn w:val="VerbatimChar"/>
    <w:qFormat w:val="1"/>
    <w:rPr>
      <w:rFonts w:ascii="Consolas" w:cs="Times New Roman" w:hAnsi="Consolas"/>
      <w:color w:val="000000"/>
      <w:sz w:val="22"/>
      <w:szCs w:val="22"/>
      <w:shd w:fill="f8f8f8" w:val="clear"/>
    </w:rPr>
  </w:style>
  <w:style w:type="character" w:styleId="StringTok" w:customStyle="1">
    <w:name w:val="StringTok"/>
    <w:basedOn w:val="VerbatimChar"/>
    <w:qFormat w:val="1"/>
    <w:rPr>
      <w:rFonts w:ascii="Consolas" w:cs="Times New Roman" w:hAnsi="Consolas"/>
      <w:color w:val="4e9a06"/>
      <w:sz w:val="22"/>
      <w:szCs w:val="22"/>
      <w:shd w:fill="f8f8f8" w:val="clear"/>
    </w:rPr>
  </w:style>
  <w:style w:type="character" w:styleId="VerbatimStringTok" w:customStyle="1">
    <w:name w:val="VerbatimStringTok"/>
    <w:basedOn w:val="VerbatimChar"/>
    <w:qFormat w:val="1"/>
    <w:rPr>
      <w:rFonts w:ascii="Consolas" w:cs="Times New Roman" w:hAnsi="Consolas"/>
      <w:color w:val="4e9a06"/>
      <w:sz w:val="22"/>
      <w:szCs w:val="22"/>
      <w:shd w:fill="f8f8f8" w:val="clear"/>
    </w:rPr>
  </w:style>
  <w:style w:type="character" w:styleId="SpecialStringTok" w:customStyle="1">
    <w:name w:val="SpecialStringTok"/>
    <w:basedOn w:val="VerbatimChar"/>
    <w:qFormat w:val="1"/>
    <w:rPr>
      <w:rFonts w:ascii="Consolas" w:cs="Times New Roman" w:hAnsi="Consolas"/>
      <w:color w:val="4e9a06"/>
      <w:sz w:val="22"/>
      <w:szCs w:val="22"/>
      <w:shd w:fill="f8f8f8" w:val="clear"/>
    </w:rPr>
  </w:style>
  <w:style w:type="character" w:styleId="ImportTok" w:customStyle="1">
    <w:name w:val="ImportTok"/>
    <w:basedOn w:val="VerbatimChar"/>
    <w:qFormat w:val="1"/>
    <w:rPr>
      <w:rFonts w:ascii="Consolas" w:cs="Times New Roman" w:hAnsi="Consolas"/>
      <w:sz w:val="22"/>
      <w:szCs w:val="22"/>
      <w:shd w:fill="f8f8f8" w:val="clear"/>
    </w:rPr>
  </w:style>
  <w:style w:type="character" w:styleId="CommentTok" w:customStyle="1">
    <w:name w:val="CommentTok"/>
    <w:basedOn w:val="VerbatimChar"/>
    <w:qFormat w:val="1"/>
    <w:rPr>
      <w:rFonts w:ascii="Consolas" w:cs="Times New Roman" w:hAnsi="Consolas"/>
      <w:i w:val="1"/>
      <w:color w:val="8f5902"/>
      <w:sz w:val="22"/>
      <w:szCs w:val="22"/>
      <w:shd w:fill="f8f8f8" w:val="clear"/>
    </w:rPr>
  </w:style>
  <w:style w:type="character" w:styleId="DocumentationTok" w:customStyle="1">
    <w:name w:val="DocumentationTok"/>
    <w:basedOn w:val="VerbatimChar"/>
    <w:qFormat w:val="1"/>
    <w:rPr>
      <w:rFonts w:ascii="Consolas" w:cs="Times New Roman" w:hAnsi="Consolas"/>
      <w:b w:val="1"/>
      <w:i w:val="1"/>
      <w:color w:val="8f5902"/>
      <w:sz w:val="22"/>
      <w:szCs w:val="22"/>
      <w:shd w:fill="f8f8f8" w:val="clear"/>
    </w:rPr>
  </w:style>
  <w:style w:type="character" w:styleId="AnnotationTok" w:customStyle="1">
    <w:name w:val="AnnotationTok"/>
    <w:basedOn w:val="VerbatimChar"/>
    <w:qFormat w:val="1"/>
    <w:rPr>
      <w:rFonts w:ascii="Consolas" w:cs="Times New Roman" w:hAnsi="Consolas"/>
      <w:b w:val="1"/>
      <w:i w:val="1"/>
      <w:color w:val="8f5902"/>
      <w:sz w:val="22"/>
      <w:szCs w:val="22"/>
      <w:shd w:fill="f8f8f8" w:val="clear"/>
    </w:rPr>
  </w:style>
  <w:style w:type="character" w:styleId="CommentVarTok" w:customStyle="1">
    <w:name w:val="CommentVarTok"/>
    <w:basedOn w:val="VerbatimChar"/>
    <w:qFormat w:val="1"/>
    <w:rPr>
      <w:rFonts w:ascii="Consolas" w:cs="Times New Roman" w:hAnsi="Consolas"/>
      <w:b w:val="1"/>
      <w:i w:val="1"/>
      <w:color w:val="8f5902"/>
      <w:sz w:val="22"/>
      <w:szCs w:val="22"/>
      <w:shd w:fill="f8f8f8" w:val="clear"/>
    </w:rPr>
  </w:style>
  <w:style w:type="character" w:styleId="OtherTok" w:customStyle="1">
    <w:name w:val="OtherTok"/>
    <w:basedOn w:val="VerbatimChar"/>
    <w:qFormat w:val="1"/>
    <w:rPr>
      <w:rFonts w:ascii="Consolas" w:cs="Times New Roman" w:hAnsi="Consolas"/>
      <w:color w:val="8f5902"/>
      <w:sz w:val="22"/>
      <w:szCs w:val="22"/>
      <w:shd w:fill="f8f8f8" w:val="clear"/>
    </w:rPr>
  </w:style>
  <w:style w:type="character" w:styleId="FunctionTok" w:customStyle="1">
    <w:name w:val="FunctionTok"/>
    <w:basedOn w:val="VerbatimChar"/>
    <w:qFormat w:val="1"/>
    <w:rPr>
      <w:rFonts w:ascii="Consolas" w:cs="Times New Roman" w:hAnsi="Consolas"/>
      <w:color w:val="000000"/>
      <w:sz w:val="22"/>
      <w:szCs w:val="22"/>
      <w:shd w:fill="f8f8f8" w:val="clear"/>
    </w:rPr>
  </w:style>
  <w:style w:type="character" w:styleId="VariableTok" w:customStyle="1">
    <w:name w:val="VariableTok"/>
    <w:basedOn w:val="VerbatimChar"/>
    <w:qFormat w:val="1"/>
    <w:rPr>
      <w:rFonts w:ascii="Consolas" w:cs="Times New Roman" w:hAnsi="Consolas"/>
      <w:color w:val="000000"/>
      <w:sz w:val="22"/>
      <w:szCs w:val="22"/>
      <w:shd w:fill="f8f8f8" w:val="clear"/>
    </w:rPr>
  </w:style>
  <w:style w:type="character" w:styleId="ControlFlowTok" w:customStyle="1">
    <w:name w:val="ControlFlowTok"/>
    <w:basedOn w:val="VerbatimChar"/>
    <w:qFormat w:val="1"/>
    <w:rPr>
      <w:rFonts w:ascii="Consolas" w:cs="Times New Roman" w:hAnsi="Consolas"/>
      <w:b w:val="1"/>
      <w:color w:val="204a87"/>
      <w:sz w:val="22"/>
      <w:szCs w:val="22"/>
      <w:shd w:fill="f8f8f8" w:val="clear"/>
    </w:rPr>
  </w:style>
  <w:style w:type="character" w:styleId="OperatorTok" w:customStyle="1">
    <w:name w:val="OperatorTok"/>
    <w:basedOn w:val="VerbatimChar"/>
    <w:qFormat w:val="1"/>
    <w:rPr>
      <w:rFonts w:ascii="Consolas" w:cs="Times New Roman" w:hAnsi="Consolas"/>
      <w:b w:val="1"/>
      <w:color w:val="ce5c00"/>
      <w:sz w:val="22"/>
      <w:szCs w:val="22"/>
      <w:shd w:fill="f8f8f8" w:val="clear"/>
    </w:rPr>
  </w:style>
  <w:style w:type="character" w:styleId="BuiltInTok" w:customStyle="1">
    <w:name w:val="BuiltInTok"/>
    <w:basedOn w:val="VerbatimChar"/>
    <w:qFormat w:val="1"/>
    <w:rPr>
      <w:rFonts w:ascii="Consolas" w:cs="Times New Roman" w:hAnsi="Consolas"/>
      <w:sz w:val="22"/>
      <w:szCs w:val="22"/>
      <w:shd w:fill="f8f8f8" w:val="clear"/>
    </w:rPr>
  </w:style>
  <w:style w:type="character" w:styleId="ExtensionTok" w:customStyle="1">
    <w:name w:val="ExtensionTok"/>
    <w:basedOn w:val="VerbatimChar"/>
    <w:qFormat w:val="1"/>
    <w:rPr>
      <w:rFonts w:ascii="Consolas" w:cs="Times New Roman" w:hAnsi="Consolas"/>
      <w:sz w:val="22"/>
      <w:szCs w:val="22"/>
      <w:shd w:fill="f8f8f8" w:val="clear"/>
    </w:rPr>
  </w:style>
  <w:style w:type="character" w:styleId="PreprocessorTok" w:customStyle="1">
    <w:name w:val="PreprocessorTok"/>
    <w:basedOn w:val="VerbatimChar"/>
    <w:qFormat w:val="1"/>
    <w:rPr>
      <w:rFonts w:ascii="Consolas" w:cs="Times New Roman" w:hAnsi="Consolas"/>
      <w:i w:val="1"/>
      <w:color w:val="8f5902"/>
      <w:sz w:val="22"/>
      <w:szCs w:val="22"/>
      <w:shd w:fill="f8f8f8" w:val="clear"/>
    </w:rPr>
  </w:style>
  <w:style w:type="character" w:styleId="AttributeTok" w:customStyle="1">
    <w:name w:val="AttributeTok"/>
    <w:basedOn w:val="VerbatimChar"/>
    <w:qFormat w:val="1"/>
    <w:rPr>
      <w:rFonts w:ascii="Consolas" w:cs="Times New Roman" w:hAnsi="Consolas"/>
      <w:color w:val="c4a000"/>
      <w:sz w:val="22"/>
      <w:szCs w:val="22"/>
      <w:shd w:fill="f8f8f8" w:val="clear"/>
    </w:rPr>
  </w:style>
  <w:style w:type="character" w:styleId="RegionMarkerTok" w:customStyle="1">
    <w:name w:val="RegionMarkerTok"/>
    <w:basedOn w:val="VerbatimChar"/>
    <w:qFormat w:val="1"/>
    <w:rPr>
      <w:rFonts w:ascii="Consolas" w:cs="Times New Roman" w:hAnsi="Consolas"/>
      <w:sz w:val="22"/>
      <w:szCs w:val="22"/>
      <w:shd w:fill="f8f8f8" w:val="clear"/>
    </w:rPr>
  </w:style>
  <w:style w:type="character" w:styleId="InformationTok" w:customStyle="1">
    <w:name w:val="InformationTok"/>
    <w:basedOn w:val="VerbatimChar"/>
    <w:qFormat w:val="1"/>
    <w:rPr>
      <w:rFonts w:ascii="Consolas" w:cs="Times New Roman" w:hAnsi="Consolas"/>
      <w:b w:val="1"/>
      <w:i w:val="1"/>
      <w:color w:val="8f5902"/>
      <w:sz w:val="22"/>
      <w:szCs w:val="22"/>
      <w:shd w:fill="f8f8f8" w:val="clear"/>
    </w:rPr>
  </w:style>
  <w:style w:type="character" w:styleId="WarningTok" w:customStyle="1">
    <w:name w:val="WarningTok"/>
    <w:basedOn w:val="VerbatimChar"/>
    <w:qFormat w:val="1"/>
    <w:rPr>
      <w:rFonts w:ascii="Consolas" w:cs="Times New Roman" w:hAnsi="Consolas"/>
      <w:b w:val="1"/>
      <w:i w:val="1"/>
      <w:color w:val="8f5902"/>
      <w:sz w:val="22"/>
      <w:szCs w:val="22"/>
      <w:shd w:fill="f8f8f8" w:val="clear"/>
    </w:rPr>
  </w:style>
  <w:style w:type="character" w:styleId="AlertTok" w:customStyle="1">
    <w:name w:val="AlertTok"/>
    <w:basedOn w:val="VerbatimChar"/>
    <w:qFormat w:val="1"/>
    <w:rPr>
      <w:rFonts w:ascii="Consolas" w:cs="Times New Roman" w:hAnsi="Consolas"/>
      <w:color w:val="ef2929"/>
      <w:sz w:val="22"/>
      <w:szCs w:val="22"/>
      <w:shd w:fill="f8f8f8" w:val="clear"/>
    </w:rPr>
  </w:style>
  <w:style w:type="character" w:styleId="ErrorTok" w:customStyle="1">
    <w:name w:val="ErrorTok"/>
    <w:basedOn w:val="VerbatimChar"/>
    <w:qFormat w:val="1"/>
    <w:rPr>
      <w:rFonts w:ascii="Consolas" w:cs="Times New Roman" w:hAnsi="Consolas"/>
      <w:b w:val="1"/>
      <w:color w:val="a40000"/>
      <w:sz w:val="22"/>
      <w:szCs w:val="22"/>
      <w:shd w:fill="f8f8f8" w:val="clear"/>
    </w:rPr>
  </w:style>
  <w:style w:type="character" w:styleId="NormalTok" w:customStyle="1">
    <w:name w:val="NormalTok"/>
    <w:basedOn w:val="VerbatimChar"/>
    <w:qFormat w:val="1"/>
    <w:rPr>
      <w:rFonts w:ascii="Consolas" w:cs="Times New Roman" w:hAnsi="Consolas"/>
      <w:sz w:val="22"/>
      <w:szCs w:val="22"/>
      <w:shd w:fill="f8f8f8" w:val="clear"/>
    </w:rPr>
  </w:style>
  <w:style w:type="character" w:styleId="BodyTextChar" w:customStyle="1">
    <w:name w:val="Body Text Char"/>
    <w:basedOn w:val="DefaultParagraphFont"/>
    <w:qFormat w:val="1"/>
    <w:rsid w:val="00CF7947"/>
    <w:rPr>
      <w:rFonts w:ascii="Times New Roman" w:hAnsi="Times New Roman"/>
      <w:sz w:val="22"/>
    </w:rPr>
  </w:style>
  <w:style w:type="character" w:styleId="FooterChar" w:customStyle="1">
    <w:name w:val="Footer Char"/>
    <w:basedOn w:val="DefaultParagraphFont"/>
    <w:link w:val="Footer"/>
    <w:semiHidden w:val="1"/>
    <w:qFormat w:val="1"/>
    <w:rsid w:val="00E25B66"/>
    <w:rPr>
      <w:rFonts w:ascii="Times New Roman" w:hAnsi="Times New Roman"/>
      <w:sz w:val="16"/>
    </w:rPr>
  </w:style>
  <w:style w:type="character" w:styleId="LineNumber">
    <w:name w:val="Line Number"/>
    <w:semiHidden w:val="1"/>
    <w:unhideWhenUsed w:val="1"/>
    <w:qFormat w:val="1"/>
    <w:rsid w:val="00B138AE"/>
    <w:rPr/>
  </w:style>
  <w:style w:type="character" w:styleId="HTMLAcronym">
    <w:name w:val="HTML Acronym"/>
    <w:basedOn w:val="DefaultParagraphFont"/>
    <w:unhideWhenUsed w:val="1"/>
    <w:qFormat w:val="1"/>
    <w:rsid w:val="00B503CC"/>
    <w:rPr/>
  </w:style>
  <w:style w:type="character" w:styleId="BodyTextFirstIndentChar" w:customStyle="1">
    <w:name w:val="Body Text First Indent Char"/>
    <w:basedOn w:val="BodyTextChar"/>
    <w:qFormat w:val="1"/>
    <w:rsid w:val="00A63A6B"/>
    <w:rPr>
      <w:rFonts w:ascii="Times New Roman" w:hAnsi="Times New Roman"/>
      <w:sz w:val="22"/>
    </w:rPr>
  </w:style>
  <w:style w:type="paragraph" w:styleId="Heading">
    <w:name w:val="Heading"/>
    <w:basedOn w:val="Normal"/>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
    <w:link w:val="BodyTextChar"/>
    <w:qFormat w:val="1"/>
    <w:rsid w:val="00CF7947"/>
    <w:pPr>
      <w:spacing w:after="180" w:before="180" w:line="360" w:lineRule="auto"/>
      <w:ind w:firstLine="567"/>
      <w:jc w:val="both"/>
    </w:pPr>
    <w:rPr/>
  </w:style>
  <w:style w:type="paragraph" w:styleId="List">
    <w:name w:val="List"/>
    <w:basedOn w:val="Normal"/>
    <w:unhideWhenUsed w:val="1"/>
    <w:rsid w:val="00ED1205"/>
    <w:pPr>
      <w:spacing w:after="200" w:before="0"/>
      <w:ind w:left="283" w:hanging="283"/>
      <w:contextualSpacing w:val="1"/>
    </w:pPr>
    <w:rPr/>
  </w:style>
  <w:style w:type="paragraph" w:styleId="Caption">
    <w:name w:val="Caption"/>
    <w:basedOn w:val="CaptionedFigure"/>
    <w:link w:val="CaptionChar"/>
    <w:qFormat w:val="1"/>
    <w:rsid w:val="00F94E32"/>
    <w:pPr/>
    <w:rPr/>
  </w:style>
  <w:style w:type="paragraph" w:styleId="Index">
    <w:name w:val="Index"/>
    <w:basedOn w:val="Normal"/>
    <w:qFormat w:val="1"/>
    <w:pPr>
      <w:suppressLineNumbers w:val="1"/>
    </w:pPr>
    <w:rPr>
      <w:rFonts w:cs="Lohit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rsid w:val="008E6DDD"/>
    <w:pPr>
      <w:keepNext w:val="1"/>
      <w:keepLines w:val="1"/>
      <w:widowControl w:val="1"/>
      <w:suppressAutoHyphens w:val="1"/>
      <w:bidi w:val="0"/>
      <w:spacing w:after="0" w:before="0" w:line="360" w:lineRule="auto"/>
      <w:jc w:val="center"/>
    </w:pPr>
    <w:rPr>
      <w:rFonts w:ascii="Times New Roman" w:cs="" w:eastAsia="Cambria" w:hAnsi="Times New Roman" w:cstheme="minorBidi" w:eastAsiaTheme="minorHAnsi"/>
      <w:color w:val="auto"/>
      <w:kern w:val="0"/>
      <w:sz w:val="22"/>
      <w:szCs w:val="24"/>
      <w:lang w:bidi="ar-SA" w:eastAsia="en-US" w:val="en-US"/>
    </w:rPr>
  </w:style>
  <w:style w:type="paragraph" w:styleId="Date">
    <w:name w:val="Date"/>
    <w:next w:val="BodyText"/>
    <w:qFormat w:val="1"/>
    <w:pPr>
      <w:keepNext w:val="1"/>
      <w:keepLines w:val="1"/>
      <w:widowControl w:val="1"/>
      <w:suppressAutoHyphens w:val="1"/>
      <w:bidi w:val="0"/>
      <w:spacing w:after="200" w:before="0"/>
      <w:jc w:val="center"/>
    </w:pPr>
    <w:rPr>
      <w:rFonts w:ascii="Cambria" w:cs="" w:eastAsia="Cambria" w:hAnsi="Cambria" w:asciiTheme="minorHAnsi" w:cstheme="minorBidi" w:eastAsiaTheme="minorHAnsi" w:hAnsiTheme="minorHAnsi"/>
      <w:color w:val="auto"/>
      <w:kern w:val="0"/>
      <w:sz w:val="24"/>
      <w:szCs w:val="24"/>
      <w:lang w:bidi="ar-SA" w:eastAsia="en-US" w:val="en-US"/>
    </w:rPr>
  </w:style>
  <w:style w:type="paragraph" w:styleId="Abstract" w:customStyle="1">
    <w:name w:val="Abstract"/>
    <w:basedOn w:val="Normal"/>
    <w:next w:val="BodyText"/>
    <w:qFormat w:val="1"/>
    <w:rsid w:val="00AD55A2"/>
    <w:pPr>
      <w:keepNext w:val="1"/>
      <w:keepLines w:val="1"/>
      <w:spacing w:after="300" w:before="300"/>
      <w:jc w:val="center"/>
    </w:pPr>
    <w:rPr>
      <w:b w:val="1"/>
      <w:bCs w:val="1"/>
      <w:sz w:val="32"/>
      <w:szCs w:val="32"/>
    </w:rPr>
  </w:style>
  <w:style w:type="paragraph" w:styleId="Bibliography">
    <w:name w:val="Bibliography"/>
    <w:basedOn w:val="Normal"/>
    <w:qFormat w:val="1"/>
    <w:rsid w:val="00E25B66"/>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rsid w:val="00A73BF1"/>
    <w:pPr>
      <w:spacing w:after="0" w:before="0"/>
    </w:pPr>
    <w:rPr>
      <w:sz w:val="16"/>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BodyText"/>
    <w:qFormat w:val="1"/>
    <w:rsid w:val="001571EA"/>
    <w:pPr>
      <w:spacing w:line="240" w:lineRule="auto"/>
    </w:pPr>
    <w:rPr/>
  </w:style>
  <w:style w:type="paragraph" w:styleId="ImageCaption" w:customStyle="1">
    <w:name w:val="Image Caption"/>
    <w:basedOn w:val="Caption"/>
    <w:qFormat w:val="1"/>
    <w:rsid w:val="00A416B6"/>
    <w:pPr/>
    <w:rPr/>
  </w:style>
  <w:style w:type="paragraph" w:styleId="Figure" w:customStyle="1">
    <w:name w:val="Figure"/>
    <w:basedOn w:val="Normal"/>
    <w:qFormat w:val="1"/>
    <w:pPr/>
    <w:rPr/>
  </w:style>
  <w:style w:type="paragraph" w:styleId="CaptionedFigure" w:customStyle="1">
    <w:name w:val="Captioned Figure"/>
    <w:basedOn w:val="Normal"/>
    <w:qFormat w:val="1"/>
    <w:rsid w:val="00F94E32"/>
    <w:pPr>
      <w:keepNext w:val="1"/>
      <w:spacing w:line="240" w:lineRule="auto"/>
      <w:jc w:val="left"/>
    </w:pPr>
    <w:rPr>
      <w:rFonts w:cs="Times New Roman"/>
      <w:szCs w:val="22"/>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0" w:before="240" w:line="259" w:lineRule="auto"/>
      <w:outlineLvl w:val="9"/>
    </w:pPr>
    <w:rPr>
      <w:b w:val="0"/>
      <w:bCs w:val="0"/>
      <w:color w:val="365f91" w:themeColor="accent1" w:themeShade="0000BF"/>
    </w:rPr>
  </w:style>
  <w:style w:type="paragraph" w:styleId="SourceCode" w:customStyle="1">
    <w:name w:val="Source Code"/>
    <w:basedOn w:val="Normal"/>
    <w:link w:val="VerbatimChar"/>
    <w:qFormat w:val="1"/>
    <w:pPr>
      <w:shd w:color="auto" w:fill="f8f8f8" w:val="clear"/>
    </w:pPr>
    <w:rPr/>
  </w:style>
  <w:style w:type="paragraph" w:styleId="HeaderandFooter">
    <w:name w:val="Header and Footer"/>
    <w:basedOn w:val="Normal"/>
    <w:qFormat w:val="1"/>
    <w:pPr/>
    <w:rPr/>
  </w:style>
  <w:style w:type="paragraph" w:styleId="Footer">
    <w:name w:val="Footer"/>
    <w:basedOn w:val="Normal"/>
    <w:link w:val="FooterChar"/>
    <w:semiHidden w:val="1"/>
    <w:unhideWhenUsed w:val="1"/>
    <w:rsid w:val="00E25B66"/>
    <w:pPr>
      <w:suppressLineNumbers w:val="1"/>
      <w:tabs>
        <w:tab w:val="clear" w:pos="720"/>
        <w:tab w:val="center" w:leader="none" w:pos="4513"/>
        <w:tab w:val="right" w:leader="none" w:pos="9026"/>
      </w:tabs>
      <w:spacing w:after="0" w:before="0"/>
    </w:pPr>
    <w:rPr>
      <w:sz w:val="16"/>
    </w:rPr>
  </w:style>
  <w:style w:type="paragraph" w:styleId="BodyTextIndent">
    <w:name w:val="Body Text Indent"/>
    <w:basedOn w:val="BodyText"/>
    <w:link w:val="BodyTextFirstIndentChar"/>
    <w:unhideWhenUsed w:val="1"/>
    <w:qFormat w:val="1"/>
    <w:rsid w:val="00A63A6B"/>
    <w:pPr>
      <w:spacing w:after="200" w:before="0" w:line="240" w:lineRule="auto"/>
      <w:ind w:firstLine="360"/>
      <w:jc w:val="left"/>
    </w:pPr>
    <w:rPr>
      <w:rFonts w:ascii="Cambria" w:hAnsi="Cambria" w:asciiTheme="minorHAnsi" w:hAnsiTheme="minorHAnsi"/>
      <w:sz w:val="24"/>
    </w:rPr>
  </w:style>
  <w:style w:type="paragraph" w:styleId="Index1">
    <w:name w:val="Index 1"/>
    <w:basedOn w:val="Normal"/>
    <w:next w:val="Normal"/>
    <w:autoRedefine w:val="1"/>
    <w:qFormat w:val="1"/>
    <w:rsid w:val="00A63A6B"/>
    <w:pPr>
      <w:spacing w:after="0" w:before="0"/>
      <w:ind w:left="240" w:hanging="240"/>
    </w:pPr>
    <w:rPr/>
  </w:style>
  <w:style w:type="paragraph" w:styleId="Index2">
    <w:name w:val="Index 2"/>
    <w:basedOn w:val="Normal"/>
    <w:next w:val="Normal"/>
    <w:autoRedefine w:val="1"/>
    <w:unhideWhenUsed w:val="1"/>
    <w:qFormat w:val="1"/>
    <w:rsid w:val="00A63A6B"/>
    <w:pPr>
      <w:spacing w:after="0" w:before="0"/>
      <w:ind w:left="480" w:hanging="240"/>
    </w:pPr>
    <w:rPr/>
  </w:style>
  <w:style w:type="paragraph" w:styleId="Index3">
    <w:name w:val="Index 3"/>
    <w:basedOn w:val="Normal"/>
    <w:next w:val="Normal"/>
    <w:autoRedefine w:val="1"/>
    <w:unhideWhenUsed w:val="1"/>
    <w:qFormat w:val="1"/>
    <w:rsid w:val="00A63A6B"/>
    <w:pPr>
      <w:spacing w:after="0" w:before="0"/>
      <w:ind w:left="720" w:hanging="240"/>
    </w:pPr>
    <w:rPr/>
  </w:style>
  <w:style w:type="paragraph" w:styleId="ListBullet3">
    <w:name w:val="List Bullet 3"/>
    <w:basedOn w:val="Normal"/>
    <w:unhideWhenUsed w:val="1"/>
    <w:qFormat w:val="1"/>
    <w:rsid w:val="00ED1205"/>
    <w:pPr>
      <w:spacing w:after="200" w:before="0"/>
      <w:ind w:left="566" w:hanging="283"/>
      <w:contextualSpacing w:val="1"/>
    </w:pPr>
    <w:rPr/>
  </w:style>
  <w:style w:type="paragraph" w:styleId="ListBullet4">
    <w:name w:val="List Bullet 4"/>
    <w:basedOn w:val="Normal"/>
    <w:unhideWhenUsed w:val="1"/>
    <w:qFormat w:val="1"/>
    <w:rsid w:val="00EA0107"/>
    <w:pPr>
      <w:spacing w:after="200" w:before="0"/>
      <w:ind w:left="849" w:hanging="283"/>
      <w:contextualSpacing w:val="1"/>
    </w:pPr>
    <w:rPr/>
  </w:style>
  <w:style w:type="paragraph" w:styleId="ListNumber">
    <w:name w:val="List Number"/>
    <w:basedOn w:val="Normal"/>
    <w:unhideWhenUsed w:val="1"/>
    <w:qFormat w:val="1"/>
    <w:rsid w:val="00F66C3D"/>
    <w:pPr>
      <w:numPr>
        <w:ilvl w:val="0"/>
        <w:numId w:val="3"/>
      </w:numPr>
      <w:spacing w:after="200" w:before="0"/>
      <w:contextualSpacing w:val="1"/>
    </w:pPr>
    <w:rPr/>
  </w:style>
  <w:style w:type="paragraph" w:styleId="ListNumber2">
    <w:name w:val="List Number 2"/>
    <w:basedOn w:val="Normal"/>
    <w:unhideWhenUsed w:val="1"/>
    <w:qFormat w:val="1"/>
    <w:rsid w:val="00F66C3D"/>
    <w:pPr>
      <w:numPr>
        <w:ilvl w:val="0"/>
        <w:numId w:val="2"/>
      </w:numPr>
      <w:spacing w:after="200" w:before="0"/>
      <w:contextualSpacing w:val="1"/>
    </w:pPr>
    <w:rPr/>
  </w:style>
  <w:style w:type="paragraph" w:styleId="ListNumber3">
    <w:name w:val="List Number 3"/>
    <w:basedOn w:val="Normal"/>
    <w:unhideWhenUsed w:val="1"/>
    <w:qFormat w:val="1"/>
    <w:rsid w:val="00F647AB"/>
    <w:pPr>
      <w:numPr>
        <w:ilvl w:val="0"/>
        <w:numId w:val="1"/>
      </w:numPr>
      <w:spacing w:after="200" w:before="0"/>
      <w:contextualSpacing w:val="1"/>
    </w:pPr>
    <w:rPr/>
  </w:style>
  <w:style w:type="paragraph" w:styleId="ListContinue">
    <w:name w:val="List Continue"/>
    <w:basedOn w:val="Normal"/>
    <w:unhideWhenUsed w:val="1"/>
    <w:qFormat w:val="1"/>
    <w:rsid w:val="00ED1205"/>
    <w:pPr>
      <w:spacing w:after="120" w:before="0"/>
      <w:ind w:left="283" w:hanging="0"/>
      <w:contextualSpacing w:val="1"/>
    </w:pPr>
    <w:rPr/>
  </w:style>
  <w:style w:type="paragraph" w:styleId="ListContinue2">
    <w:name w:val="List Continue 2"/>
    <w:basedOn w:val="Normal"/>
    <w:unhideWhenUsed w:val="1"/>
    <w:qFormat w:val="1"/>
    <w:rsid w:val="00ED1205"/>
    <w:pPr>
      <w:spacing w:after="120" w:before="0"/>
      <w:ind w:left="566" w:hanging="0"/>
      <w:contextualSpacing w:val="1"/>
    </w:pPr>
    <w:rPr/>
  </w:style>
  <w:style w:type="paragraph" w:styleId="ListContinue3">
    <w:name w:val="List Continue 3"/>
    <w:basedOn w:val="Normal"/>
    <w:unhideWhenUsed w:val="1"/>
    <w:qFormat w:val="1"/>
    <w:rsid w:val="000A63C5"/>
    <w:pPr>
      <w:spacing w:after="120" w:before="0"/>
      <w:ind w:left="849" w:hanging="0"/>
      <w:contextualSpacing w:val="1"/>
    </w:pPr>
    <w:rPr/>
  </w:style>
  <w:style w:type="paragraph" w:styleId="ListBullet">
    <w:name w:val="List Bullet"/>
    <w:basedOn w:val="Normal"/>
    <w:semiHidden w:val="1"/>
    <w:unhideWhenUsed w:val="1"/>
    <w:qFormat w:val="1"/>
    <w:rsid w:val="00ED1205"/>
    <w:pPr>
      <w:numPr>
        <w:ilvl w:val="0"/>
        <w:numId w:val="5"/>
      </w:numPr>
      <w:spacing w:after="200" w:before="0"/>
      <w:contextualSpacing w:val="1"/>
    </w:pPr>
    <w:rPr/>
  </w:style>
  <w:style w:type="paragraph" w:styleId="ListBullet2">
    <w:name w:val="List Bullet 2"/>
    <w:basedOn w:val="Normal"/>
    <w:semiHidden w:val="1"/>
    <w:unhideWhenUsed w:val="1"/>
    <w:qFormat w:val="1"/>
    <w:rsid w:val="00ED1205"/>
    <w:pPr>
      <w:numPr>
        <w:ilvl w:val="0"/>
        <w:numId w:val="4"/>
      </w:numPr>
      <w:spacing w:after="200" w:before="0"/>
      <w:contextualSpacing w:val="1"/>
    </w:pPr>
    <w:rPr/>
  </w:style>
  <w:style w:type="paragraph" w:styleId="Comment">
    <w:name w:val="Comment"/>
    <w:basedOn w:val="Normal"/>
    <w:qFormat w:val="1"/>
    <w:pPr/>
    <w:rPr>
      <w:sz w:val="20"/>
      <w:szCs w:val="20"/>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 w:customStyle="1">
    <w:name w:val="Table"/>
    <w:semiHidden w:val="1"/>
    <w:unhideWhenUsed w:val="1"/>
    <w:qFormat w:val="1"/>
    <w:tblPr>
      <w:tblCellMar>
        <w:top w:w="0.0" w:type="dxa"/>
        <w:left w:w="108.0" w:type="dxa"/>
        <w:bottom w:w="0.0" w:type="dxa"/>
        <w:right w:w="108.0" w:type="dxa"/>
      </w:tblCellMar>
    </w:tblPr>
    <w:tblStylePr w:type="firstRow">
      <w:tblPr/>
      <w:tcPr>
        <w:tcBorders>
          <w:bottom w:color="auto" w:space="0" w:sz="0" w:val="single"/>
        </w:tcBorders>
        <w:vAlign w:val="bottom"/>
      </w:tcPr>
    </w:tblStylePr>
  </w:style>
  <w:style w:type="paragraph" w:styleId="Subtitle">
    <w:name w:val="Subtitle"/>
    <w:basedOn w:val="Normal"/>
    <w:next w:val="Normal"/>
    <w:pPr>
      <w:keepNext w:val="1"/>
      <w:keepLines w:val="1"/>
      <w:spacing w:after="120" w:before="240" w:line="360" w:lineRule="auto"/>
      <w:jc w:val="center"/>
    </w:pPr>
    <w:rPr>
      <w:b w:val="1"/>
      <w:bCs w:val="1"/>
      <w:color w:val="000000"/>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yperlink" Target="mailto:mboivin@idgym.unju.edu.ar" TargetMode="External"/><Relationship Id="rId9" Type="http://schemas.openxmlformats.org/officeDocument/2006/relationships/hyperlink" Target="mailto:lucas.l.buffan@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q6jW02VH2BWqVGKrVaj8ndZ2DQ==">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2025-11-21T14:27:44Z</dcterms:created>
  <dc:creator>Lucas Buffan¹*, Laurent Marivaux¹, Fabien L. Condamine¹, Myriam Boivin²</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systematic-biology.csl</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