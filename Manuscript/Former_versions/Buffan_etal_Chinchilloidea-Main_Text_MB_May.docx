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13650" w:rsidRDefault="00D01545">
      <w:pPr>
        <w:pStyle w:val="Ttulo"/>
      </w:pPr>
      <w:r>
        <w:t>A matter of size: what underpinned the emergence and demise of the largest rodents that ever lived?</w:t>
      </w:r>
    </w:p>
    <w:p w14:paraId="00000002" w14:textId="5F3B9B9D" w:rsidR="00313650" w:rsidRPr="00F417BF" w:rsidRDefault="00D01545">
      <w:pPr>
        <w:spacing w:after="0" w:line="360" w:lineRule="auto"/>
        <w:jc w:val="center"/>
        <w:rPr>
          <w:lang w:val="fr-FR"/>
          <w:rPrChange w:id="0" w:author="boivin.myriam63@gmail.com" w:date="2026-04-30T08:27:00Z">
            <w:rPr/>
          </w:rPrChange>
        </w:rPr>
      </w:pPr>
      <w:r w:rsidRPr="00F417BF">
        <w:rPr>
          <w:lang w:val="fr-FR"/>
          <w:rPrChange w:id="1" w:author="boivin.myriam63@gmail.com" w:date="2026-04-30T08:27:00Z">
            <w:rPr/>
          </w:rPrChange>
        </w:rPr>
        <w:t>Lucas Buffan¹*, Myriam Boivin²</w:t>
      </w:r>
      <w:ins w:id="2" w:author="boivin.myriam63@gmail.com" w:date="2026-04-29T09:26:00Z">
        <w:r w:rsidR="00C26956" w:rsidRPr="00F417BF">
          <w:rPr>
            <w:vertAlign w:val="superscript"/>
            <w:lang w:val="fr-FR"/>
            <w:rPrChange w:id="3" w:author="boivin.myriam63@gmail.com" w:date="2026-04-30T08:27:00Z">
              <w:rPr>
                <w:vertAlign w:val="superscript"/>
              </w:rPr>
            </w:rPrChange>
          </w:rPr>
          <w:t>,3</w:t>
        </w:r>
      </w:ins>
      <w:r w:rsidRPr="00F417BF">
        <w:rPr>
          <w:lang w:val="fr-FR"/>
          <w:rPrChange w:id="4" w:author="boivin.myriam63@gmail.com" w:date="2026-04-30T08:27:00Z">
            <w:rPr/>
          </w:rPrChange>
        </w:rPr>
        <w:t xml:space="preserve">*, Alicia Álvarez², </w:t>
      </w:r>
      <w:del w:id="5" w:author="boivin.myriam63@gmail.com" w:date="2026-04-29T08:55:00Z">
        <w:r w:rsidRPr="00F417BF" w:rsidDel="00F53D59">
          <w:rPr>
            <w:lang w:val="fr-FR"/>
            <w:rPrChange w:id="6" w:author="boivin.myriam63@gmail.com" w:date="2026-04-30T08:27:00Z">
              <w:rPr/>
            </w:rPrChange>
          </w:rPr>
          <w:delText xml:space="preserve"> </w:delText>
        </w:r>
      </w:del>
      <w:r w:rsidRPr="00F417BF">
        <w:rPr>
          <w:lang w:val="fr-FR"/>
          <w:rPrChange w:id="7" w:author="boivin.myriam63@gmail.com" w:date="2026-04-30T08:27:00Z">
            <w:rPr/>
          </w:rPrChange>
        </w:rPr>
        <w:t>Fabien L. Condamine¹, Laurent Marivaux¹</w:t>
      </w:r>
    </w:p>
    <w:p w14:paraId="00000003" w14:textId="4B2AE6DD" w:rsidR="00313650" w:rsidRPr="00F53D59" w:rsidRDefault="00D01545">
      <w:pPr>
        <w:spacing w:before="180" w:after="180" w:line="360" w:lineRule="auto"/>
        <w:jc w:val="both"/>
        <w:rPr>
          <w:lang w:val="fr-FR"/>
        </w:rPr>
      </w:pPr>
      <w:proofErr w:type="gramStart"/>
      <w:r w:rsidRPr="00F53D59">
        <w:rPr>
          <w:lang w:val="fr-FR"/>
        </w:rPr>
        <w:t>¹</w:t>
      </w:r>
      <w:proofErr w:type="gramEnd"/>
      <w:r w:rsidRPr="00F53D59">
        <w:rPr>
          <w:lang w:val="fr-FR"/>
        </w:rPr>
        <w:t xml:space="preserve"> Institut des Sciences de </w:t>
      </w:r>
      <w:del w:id="8" w:author="boivin.myriam63@gmail.com" w:date="2026-04-29T09:26:00Z">
        <w:r w:rsidRPr="00F53D59" w:rsidDel="00444F76">
          <w:rPr>
            <w:lang w:val="fr-FR"/>
          </w:rPr>
          <w:delText xml:space="preserve">l’Evolution </w:delText>
        </w:r>
      </w:del>
      <w:ins w:id="9" w:author="boivin.myriam63@gmail.com" w:date="2026-04-29T09:26:00Z">
        <w:r w:rsidR="00444F76" w:rsidRPr="00F53D59">
          <w:rPr>
            <w:lang w:val="fr-FR"/>
          </w:rPr>
          <w:t>l’</w:t>
        </w:r>
        <w:r w:rsidR="00444F76">
          <w:rPr>
            <w:lang w:val="fr-FR"/>
          </w:rPr>
          <w:t>É</w:t>
        </w:r>
        <w:r w:rsidR="00444F76" w:rsidRPr="00F53D59">
          <w:rPr>
            <w:lang w:val="fr-FR"/>
          </w:rPr>
          <w:t xml:space="preserve">volution </w:t>
        </w:r>
      </w:ins>
      <w:r w:rsidRPr="00F53D59">
        <w:rPr>
          <w:lang w:val="fr-FR"/>
        </w:rPr>
        <w:t>de Montpellier, Université de Montpellier, CNRS, IRD, Place Eugène Bataillon, 34095 Montpellier cedex 5, France.</w:t>
      </w:r>
    </w:p>
    <w:p w14:paraId="00000004" w14:textId="0436BE07" w:rsidR="00313650" w:rsidRDefault="00D01545">
      <w:pPr>
        <w:spacing w:before="180" w:after="180" w:line="360" w:lineRule="auto"/>
        <w:jc w:val="both"/>
        <w:rPr>
          <w:ins w:id="10" w:author="boivin.myriam63@gmail.com" w:date="2026-04-29T09:25:00Z"/>
          <w:lang w:val="es-AR"/>
        </w:rPr>
      </w:pPr>
      <w:r w:rsidRPr="00F53D59">
        <w:rPr>
          <w:lang w:val="es-AR"/>
        </w:rPr>
        <w:t xml:space="preserve">² Instituto de Ecorregiones Andinas (INECOA), </w:t>
      </w:r>
      <w:del w:id="11" w:author="boivin.myriam63@gmail.com" w:date="2026-04-29T09:19:00Z">
        <w:r w:rsidRPr="00F53D59" w:rsidDel="00E020D5">
          <w:rPr>
            <w:lang w:val="es-AR"/>
          </w:rPr>
          <w:delText xml:space="preserve">Universidad Nacional de Jujuy, </w:delText>
        </w:r>
      </w:del>
      <w:r w:rsidRPr="00F53D59">
        <w:rPr>
          <w:lang w:val="es-AR"/>
        </w:rPr>
        <w:t>CONICET</w:t>
      </w:r>
      <w:ins w:id="12" w:author="boivin.myriam63@gmail.com" w:date="2026-04-29T09:19:00Z">
        <w:r w:rsidR="00E020D5" w:rsidRPr="00E020D5">
          <w:rPr>
            <w:lang w:val="es-AR"/>
          </w:rPr>
          <w:t xml:space="preserve"> </w:t>
        </w:r>
      </w:ins>
      <w:ins w:id="13" w:author="boivin.myriam63@gmail.com" w:date="2026-04-29T09:21:00Z">
        <w:r w:rsidR="00E020D5">
          <w:rPr>
            <w:rFonts w:ascii="Calibri" w:eastAsia="Calibri" w:hAnsi="Calibri" w:cs="Calibri"/>
            <w:lang w:val="es-AR"/>
          </w:rPr>
          <w:t xml:space="preserve">- </w:t>
        </w:r>
      </w:ins>
      <w:ins w:id="14" w:author="boivin.myriam63@gmail.com" w:date="2026-04-29T09:19:00Z">
        <w:r w:rsidR="00E020D5" w:rsidRPr="00F53D59">
          <w:rPr>
            <w:lang w:val="es-AR"/>
          </w:rPr>
          <w:t>Universidad Nacional de Jujuy</w:t>
        </w:r>
      </w:ins>
      <w:r w:rsidRPr="00F53D59">
        <w:rPr>
          <w:lang w:val="es-AR"/>
        </w:rPr>
        <w:t xml:space="preserve">, </w:t>
      </w:r>
      <w:del w:id="15" w:author="boivin.myriam63@gmail.com" w:date="2026-04-29T09:25:00Z">
        <w:r w:rsidRPr="00F53D59" w:rsidDel="00B705E0">
          <w:rPr>
            <w:lang w:val="es-AR"/>
          </w:rPr>
          <w:delText xml:space="preserve">IdGyM, </w:delText>
        </w:r>
      </w:del>
      <w:r w:rsidRPr="00F53D59">
        <w:rPr>
          <w:lang w:val="es-AR"/>
        </w:rPr>
        <w:t>Avenida Bolivia 1661, 4600 San Salvador de Jujuy, Jujuy, Argentina.</w:t>
      </w:r>
    </w:p>
    <w:p w14:paraId="62F11CBC" w14:textId="15E5C27F" w:rsidR="00B705E0" w:rsidRPr="00B705E0" w:rsidRDefault="00B705E0">
      <w:pPr>
        <w:spacing w:before="180" w:after="180" w:line="360" w:lineRule="auto"/>
        <w:jc w:val="both"/>
        <w:rPr>
          <w:lang w:val="es-AR"/>
        </w:rPr>
      </w:pPr>
      <w:ins w:id="16" w:author="boivin.myriam63@gmail.com" w:date="2026-04-29T09:26:00Z">
        <w:r w:rsidRPr="00B705E0">
          <w:rPr>
            <w:vertAlign w:val="superscript"/>
            <w:lang w:val="es-AR"/>
          </w:rPr>
          <w:t>3</w:t>
        </w:r>
      </w:ins>
      <w:ins w:id="17" w:author="boivin.myriam63@gmail.com" w:date="2026-04-29T09:25:00Z">
        <w:r w:rsidRPr="00F417BF">
          <w:rPr>
            <w:lang w:val="es-AR"/>
            <w:rPrChange w:id="18" w:author="boivin.myriam63@gmail.com" w:date="2026-04-30T08:27:00Z">
              <w:rPr>
                <w:lang w:val="en-US"/>
              </w:rPr>
            </w:rPrChange>
          </w:rPr>
          <w:t xml:space="preserve"> </w:t>
        </w:r>
        <w:proofErr w:type="gramStart"/>
        <w:r w:rsidRPr="00B705E0">
          <w:rPr>
            <w:lang w:val="es-AR"/>
          </w:rPr>
          <w:t>Instituto</w:t>
        </w:r>
        <w:proofErr w:type="gramEnd"/>
        <w:r w:rsidRPr="00B705E0">
          <w:rPr>
            <w:lang w:val="es-AR"/>
          </w:rPr>
          <w:t xml:space="preserve"> de Geología y Minería (</w:t>
        </w:r>
        <w:proofErr w:type="spellStart"/>
        <w:r w:rsidRPr="00B705E0">
          <w:rPr>
            <w:lang w:val="es-AR"/>
          </w:rPr>
          <w:t>I</w:t>
        </w:r>
        <w:r>
          <w:rPr>
            <w:lang w:val="es-AR"/>
          </w:rPr>
          <w:t>d</w:t>
        </w:r>
        <w:r w:rsidRPr="00B705E0">
          <w:rPr>
            <w:lang w:val="es-AR"/>
          </w:rPr>
          <w:t>GyM</w:t>
        </w:r>
        <w:proofErr w:type="spellEnd"/>
        <w:r w:rsidRPr="00B705E0">
          <w:rPr>
            <w:lang w:val="es-AR"/>
          </w:rPr>
          <w:t xml:space="preserve">), Universidad Nacional de Jujuy, </w:t>
        </w:r>
      </w:ins>
      <w:ins w:id="19" w:author="boivin.myriam63@gmail.com" w:date="2026-04-29T09:26:00Z">
        <w:r w:rsidRPr="00F53D59">
          <w:rPr>
            <w:lang w:val="es-AR"/>
          </w:rPr>
          <w:t xml:space="preserve">Avenida </w:t>
        </w:r>
      </w:ins>
      <w:ins w:id="20" w:author="boivin.myriam63@gmail.com" w:date="2026-04-29T09:25:00Z">
        <w:r w:rsidRPr="00B705E0">
          <w:rPr>
            <w:lang w:val="es-AR"/>
          </w:rPr>
          <w:t>Bolivia 1661, 4600 San Salvador de Jujuy, Jujuy, Argentina.</w:t>
        </w:r>
      </w:ins>
    </w:p>
    <w:p w14:paraId="00000005" w14:textId="77777777" w:rsidR="00313650" w:rsidRDefault="00D01545">
      <w:pPr>
        <w:spacing w:before="180" w:after="180" w:line="360" w:lineRule="auto"/>
        <w:jc w:val="both"/>
        <w:rPr>
          <w:b/>
          <w:bCs/>
        </w:rPr>
      </w:pPr>
      <w:r>
        <w:t xml:space="preserve">* </w:t>
      </w:r>
      <w:proofErr w:type="gramStart"/>
      <w:r>
        <w:t>corresponding</w:t>
      </w:r>
      <w:proofErr w:type="gramEnd"/>
      <w:r>
        <w:t xml:space="preserve"> authors: </w:t>
      </w:r>
      <w:hyperlink r:id="rId8">
        <w:r>
          <w:rPr>
            <w:color w:val="1155CC"/>
            <w:u w:val="single"/>
          </w:rPr>
          <w:t>lucas.l.buffan@gmail.com</w:t>
        </w:r>
      </w:hyperlink>
      <w:r>
        <w:t xml:space="preserve">, </w:t>
      </w:r>
      <w:hyperlink r:id="rId9">
        <w:r>
          <w:rPr>
            <w:color w:val="1155CC"/>
            <w:u w:val="single"/>
          </w:rPr>
          <w:t>mboivin@idgym.unju.edu.ar</w:t>
        </w:r>
      </w:hyperlink>
    </w:p>
    <w:p w14:paraId="00000006" w14:textId="77777777" w:rsidR="00313650" w:rsidRDefault="00D01545">
      <w:pPr>
        <w:spacing w:before="180" w:after="180" w:line="360" w:lineRule="auto"/>
        <w:jc w:val="both"/>
      </w:pPr>
      <w:r>
        <w:rPr>
          <w:b/>
          <w:bCs/>
          <w:color w:val="000000"/>
        </w:rPr>
        <w:t>Keywords:</w:t>
      </w:r>
      <w:r>
        <w:rPr>
          <w:color w:val="000000"/>
        </w:rPr>
        <w:t xml:space="preserve"> </w:t>
      </w:r>
      <w:r>
        <w:t>Environment-dependent Diversification; Fossil Record; Gigantism; Macroevolution; South America; Trait-dependent Diversification</w:t>
      </w:r>
    </w:p>
    <w:p w14:paraId="00000007" w14:textId="77777777" w:rsidR="00313650" w:rsidRDefault="00D01545">
      <w:pPr>
        <w:pStyle w:val="Ttulo1"/>
      </w:pPr>
      <w:bookmarkStart w:id="21" w:name="bookmark=id.1rqyo8t09p2d" w:colFirst="0" w:colLast="0"/>
      <w:bookmarkEnd w:id="21"/>
      <w:r>
        <w:t>Introduction</w:t>
      </w:r>
    </w:p>
    <w:p w14:paraId="00000008" w14:textId="77777777" w:rsidR="00313650" w:rsidRDefault="0021397A">
      <w:pPr>
        <w:spacing w:before="180" w:after="180" w:line="360" w:lineRule="auto"/>
        <w:ind w:firstLine="567"/>
        <w:jc w:val="both"/>
      </w:pPr>
      <w:sdt>
        <w:sdtPr>
          <w:tag w:val="goog_rdk_0"/>
          <w:id w:val="-367750236"/>
        </w:sdtPr>
        <w:sdtEndPr/>
        <w:sdtContent>
          <w:commentRangeStart w:id="22"/>
        </w:sdtContent>
      </w:sdt>
      <w:proofErr w:type="gramStart"/>
      <w:r w:rsidR="00D01545">
        <w:t>How</w:t>
      </w:r>
      <w:proofErr w:type="gramEnd"/>
      <w:r w:rsidR="00D01545">
        <w:t xml:space="preserve"> taxonomic diversity and morphological disparity vary and covary through evolutionary timescales has long puzzled evolutionary biologists </w:t>
      </w:r>
      <w:commentRangeEnd w:id="22"/>
      <w:r w:rsidR="00D01545">
        <w:commentReference w:id="22"/>
      </w:r>
      <w:r w:rsidR="00D01545">
        <w:t>(Simpson 1944). Evolution towards gigantism has been repeatedly documented in the fossil record of a wide array of animal clades (</w:t>
      </w:r>
      <w:r w:rsidR="00D01545">
        <w:rPr>
          <w:i/>
          <w:iCs/>
        </w:rPr>
        <w:t>e</w:t>
      </w:r>
      <w:r w:rsidR="00D01545">
        <w:t>.</w:t>
      </w:r>
      <w:r w:rsidR="00D01545">
        <w:rPr>
          <w:i/>
          <w:iCs/>
        </w:rPr>
        <w:t>g</w:t>
      </w:r>
      <w:r w:rsidR="00D01545">
        <w:t xml:space="preserve">., Sander et al. 2011; Bianucci et al. 2023), raising the two-sided question of what drove the emergence and the subsequent demise of these remarkable phenotypes (Pimiento et al. 2019; </w:t>
      </w:r>
      <w:proofErr w:type="spellStart"/>
      <w:r w:rsidR="00D01545">
        <w:t>Boessenecker</w:t>
      </w:r>
      <w:proofErr w:type="spellEnd"/>
      <w:r w:rsidR="00D01545">
        <w:t xml:space="preserve"> et al. 2019; </w:t>
      </w:r>
      <w:proofErr w:type="spellStart"/>
      <w:r w:rsidR="00D01545">
        <w:t>Chiarenza</w:t>
      </w:r>
      <w:proofErr w:type="spellEnd"/>
      <w:r w:rsidR="00D01545">
        <w:t xml:space="preserve"> et al. 2020; </w:t>
      </w:r>
      <w:proofErr w:type="spellStart"/>
      <w:r w:rsidR="00D01545">
        <w:t>Boscaini</w:t>
      </w:r>
      <w:proofErr w:type="spellEnd"/>
      <w:r w:rsidR="00D01545">
        <w:t xml:space="preserve"> et al. 2025). Two classes of factors are usually invoked to explain the long-term dynamics of </w:t>
      </w:r>
      <w:commentRangeStart w:id="23"/>
      <w:r w:rsidR="00D01545">
        <w:t>biological diversity</w:t>
      </w:r>
      <w:commentRangeEnd w:id="23"/>
      <w:r w:rsidR="00964188">
        <w:rPr>
          <w:rStyle w:val="Refdecomentario"/>
        </w:rPr>
        <w:commentReference w:id="23"/>
      </w:r>
      <w:r w:rsidR="00D01545">
        <w:t xml:space="preserve">. On one side, the classical ‘Red Queen’ hypothesis (Van </w:t>
      </w:r>
      <w:proofErr w:type="spellStart"/>
      <w:r w:rsidR="00D01545">
        <w:t>Valen</w:t>
      </w:r>
      <w:proofErr w:type="spellEnd"/>
      <w:r w:rsidR="00D01545">
        <w:t xml:space="preserve"> 1973a) posits that evolutionary changes primarily result from biotic interactions, such as inter-clade competition (</w:t>
      </w:r>
      <w:r w:rsidR="00D01545">
        <w:rPr>
          <w:i/>
          <w:iCs/>
        </w:rPr>
        <w:t>e</w:t>
      </w:r>
      <w:r w:rsidR="00D01545">
        <w:t>.</w:t>
      </w:r>
      <w:r w:rsidR="00D01545">
        <w:rPr>
          <w:i/>
          <w:iCs/>
        </w:rPr>
        <w:t>g</w:t>
      </w:r>
      <w:r w:rsidR="00D01545">
        <w:t xml:space="preserve">., Silvestro et al. 2015; Drury et al. 2016). On the other hand, a wealth of hypotheses </w:t>
      </w:r>
      <w:proofErr w:type="spellStart"/>
      <w:r w:rsidR="00D01545">
        <w:t>summarised</w:t>
      </w:r>
      <w:proofErr w:type="spellEnd"/>
      <w:r w:rsidR="00D01545">
        <w:t xml:space="preserve"> under the ‘Court Jester’ model (</w:t>
      </w:r>
      <w:proofErr w:type="spellStart"/>
      <w:r w:rsidR="00D01545">
        <w:t>Barnosky</w:t>
      </w:r>
      <w:proofErr w:type="spellEnd"/>
      <w:r w:rsidR="00D01545">
        <w:t xml:space="preserve"> 2001) rather places the emphasis on abiotic factors as a primary driver of evolutionary changes (</w:t>
      </w:r>
      <w:r w:rsidR="00D01545">
        <w:rPr>
          <w:i/>
          <w:iCs/>
        </w:rPr>
        <w:t>e</w:t>
      </w:r>
      <w:r w:rsidR="00D01545">
        <w:t>.</w:t>
      </w:r>
      <w:r w:rsidR="00D01545">
        <w:rPr>
          <w:i/>
          <w:iCs/>
        </w:rPr>
        <w:t>g</w:t>
      </w:r>
      <w:r w:rsidR="00D01545">
        <w:t xml:space="preserve">., </w:t>
      </w:r>
      <w:proofErr w:type="spellStart"/>
      <w:r w:rsidR="00D01545">
        <w:t>Stenseth</w:t>
      </w:r>
      <w:proofErr w:type="spellEnd"/>
      <w:r w:rsidR="00D01545">
        <w:t xml:space="preserve"> and Smith 1984; Vrba 1993, 1995). Deciphering how these factors shape speciation and extinction dynamics as well as the evolution of phenotypes is a central aim of macroevolutionary research (</w:t>
      </w:r>
      <w:r w:rsidR="00D01545">
        <w:rPr>
          <w:i/>
          <w:iCs/>
        </w:rPr>
        <w:t>e</w:t>
      </w:r>
      <w:r w:rsidR="00D01545">
        <w:t>.</w:t>
      </w:r>
      <w:r w:rsidR="00D01545">
        <w:rPr>
          <w:i/>
          <w:iCs/>
        </w:rPr>
        <w:t>g</w:t>
      </w:r>
      <w:r w:rsidR="00D01545">
        <w:t xml:space="preserve">., Benton 2009; </w:t>
      </w:r>
      <w:proofErr w:type="spellStart"/>
      <w:r w:rsidR="00D01545">
        <w:t>Quental</w:t>
      </w:r>
      <w:proofErr w:type="spellEnd"/>
      <w:r w:rsidR="00D01545">
        <w:t xml:space="preserve"> and Marshall 2013; Condamine et al. 2018), and may in turn provide answers to the evolutionary questions raised by gigantism.</w:t>
      </w:r>
    </w:p>
    <w:p w14:paraId="00000009" w14:textId="77777777" w:rsidR="00313650" w:rsidRDefault="00D01545">
      <w:pPr>
        <w:spacing w:before="180" w:after="180" w:line="360" w:lineRule="auto"/>
        <w:ind w:firstLine="567"/>
        <w:jc w:val="both"/>
      </w:pPr>
      <w:r>
        <w:lastRenderedPageBreak/>
        <w:t>During most of the Cenozoic, the isolation of South America constrained the landmass’ mammalian fauna to evolve in a vacuum, leading to a vast array of endemic radiations (</w:t>
      </w:r>
      <w:r>
        <w:rPr>
          <w:i/>
          <w:iCs/>
        </w:rPr>
        <w:t>e</w:t>
      </w:r>
      <w:r>
        <w:t>.</w:t>
      </w:r>
      <w:r>
        <w:rPr>
          <w:i/>
          <w:iCs/>
        </w:rPr>
        <w:t>g</w:t>
      </w:r>
      <w:r>
        <w:t xml:space="preserve">., Simpson 1980). Among the most emblematic are the impressively disparate New World </w:t>
      </w:r>
      <w:proofErr w:type="spellStart"/>
      <w:r>
        <w:t>hystricognath</w:t>
      </w:r>
      <w:proofErr w:type="spellEnd"/>
      <w:r>
        <w:t xml:space="preserve"> rodents (</w:t>
      </w:r>
      <w:proofErr w:type="spellStart"/>
      <w:r>
        <w:t>Hystricognathi</w:t>
      </w:r>
      <w:proofErr w:type="spellEnd"/>
      <w:r>
        <w:t xml:space="preserve">: </w:t>
      </w:r>
      <w:proofErr w:type="spellStart"/>
      <w:r>
        <w:t>Caviomorpha</w:t>
      </w:r>
      <w:proofErr w:type="spellEnd"/>
      <w:r>
        <w:t xml:space="preserve">), accounting for </w:t>
      </w:r>
      <w:r>
        <w:rPr>
          <w:i/>
          <w:iCs/>
        </w:rPr>
        <w:t>c.</w:t>
      </w:r>
      <w:r>
        <w:t xml:space="preserve"> 10% of the global extant rodent diversity (Upham et al. 2026). The astonishing disparity within </w:t>
      </w:r>
      <w:proofErr w:type="spellStart"/>
      <w:r>
        <w:t>Caviomorpha</w:t>
      </w:r>
      <w:proofErr w:type="spellEnd"/>
      <w:r>
        <w:t xml:space="preserve"> is greatly exemplified by their body size range, going far beyond what is usually found in the Rodentia, from 50 g (</w:t>
      </w:r>
      <w:proofErr w:type="spellStart"/>
      <w:r>
        <w:rPr>
          <w:i/>
          <w:iCs/>
        </w:rPr>
        <w:t>Tympanoctomys</w:t>
      </w:r>
      <w:proofErr w:type="spellEnd"/>
      <w:r>
        <w:rPr>
          <w:i/>
          <w:iCs/>
        </w:rPr>
        <w:t xml:space="preserve"> </w:t>
      </w:r>
      <w:proofErr w:type="spellStart"/>
      <w:r>
        <w:rPr>
          <w:i/>
          <w:iCs/>
        </w:rPr>
        <w:t>kirchnerorum</w:t>
      </w:r>
      <w:proofErr w:type="spellEnd"/>
      <w:r>
        <w:t xml:space="preserve"> </w:t>
      </w:r>
      <w:proofErr w:type="spellStart"/>
      <w:r>
        <w:t>Teta</w:t>
      </w:r>
      <w:proofErr w:type="spellEnd"/>
      <w:r>
        <w:t>, 2014) to 50 kg (</w:t>
      </w:r>
      <w:r>
        <w:rPr>
          <w:i/>
          <w:iCs/>
        </w:rPr>
        <w:t>Hydrochoerus hydrochaeris</w:t>
      </w:r>
      <w:r>
        <w:t xml:space="preserve"> Linnaeus, 1766, the largest living rodent) (Patton et al. 2015). In fact, </w:t>
      </w:r>
      <w:proofErr w:type="spellStart"/>
      <w:r>
        <w:t>hystricognaths</w:t>
      </w:r>
      <w:proofErr w:type="spellEnd"/>
      <w:r>
        <w:t>, and particularly caviomorphs, evolved the largest body sizes found in the Rodentia. Moreover, interestingly, evolution towards large (</w:t>
      </w:r>
      <w:r>
        <w:rPr>
          <w:i/>
          <w:iCs/>
        </w:rPr>
        <w:t>i</w:t>
      </w:r>
      <w:r>
        <w:t>.</w:t>
      </w:r>
      <w:r>
        <w:rPr>
          <w:i/>
          <w:iCs/>
        </w:rPr>
        <w:t>e</w:t>
      </w:r>
      <w:r>
        <w:t>., body mass above 10 kg) to giant (</w:t>
      </w:r>
      <w:r>
        <w:rPr>
          <w:i/>
          <w:iCs/>
        </w:rPr>
        <w:t>i</w:t>
      </w:r>
      <w:r>
        <w:t>.</w:t>
      </w:r>
      <w:r>
        <w:rPr>
          <w:i/>
          <w:iCs/>
        </w:rPr>
        <w:t>e</w:t>
      </w:r>
      <w:r>
        <w:t>., above 100 kg) body sizes occurred iteratively and independently in an almost coordinated way among distinct caviomorph lineages (</w:t>
      </w:r>
      <w:r>
        <w:rPr>
          <w:i/>
          <w:iCs/>
        </w:rPr>
        <w:t>e</w:t>
      </w:r>
      <w:r>
        <w:t>.</w:t>
      </w:r>
      <w:r>
        <w:rPr>
          <w:i/>
          <w:iCs/>
        </w:rPr>
        <w:t>g</w:t>
      </w:r>
      <w:r>
        <w:t xml:space="preserve">., </w:t>
      </w:r>
      <w:proofErr w:type="spellStart"/>
      <w:r>
        <w:t>Vucetich</w:t>
      </w:r>
      <w:proofErr w:type="spellEnd"/>
      <w:r>
        <w:t xml:space="preserve"> et al. 2015; Álvarez et al. 2017), a trend particularly well illustrated within the </w:t>
      </w:r>
      <w:proofErr w:type="spellStart"/>
      <w:r>
        <w:t>Chinchilloidea</w:t>
      </w:r>
      <w:proofErr w:type="spellEnd"/>
      <w:r>
        <w:t>.</w:t>
      </w:r>
    </w:p>
    <w:p w14:paraId="0000000A" w14:textId="70CC6211" w:rsidR="00313650" w:rsidRDefault="00D01545">
      <w:pPr>
        <w:spacing w:before="180" w:after="180" w:line="360" w:lineRule="auto"/>
        <w:ind w:firstLine="567"/>
        <w:jc w:val="both"/>
      </w:pPr>
      <w:r>
        <w:t xml:space="preserve">Today, </w:t>
      </w:r>
      <w:proofErr w:type="spellStart"/>
      <w:r>
        <w:t>Chinchilloidea</w:t>
      </w:r>
      <w:proofErr w:type="spellEnd"/>
      <w:r>
        <w:t xml:space="preserve"> includes eight medium-to-large-sized species with high-crowned, ever-growing (</w:t>
      </w:r>
      <w:proofErr w:type="spellStart"/>
      <w:r>
        <w:t>euhypsodont</w:t>
      </w:r>
      <w:proofErr w:type="spellEnd"/>
      <w:r>
        <w:t xml:space="preserve">) cheek teeth, distributed among four distantly-related genera – </w:t>
      </w:r>
      <w:r>
        <w:rPr>
          <w:i/>
          <w:iCs/>
        </w:rPr>
        <w:t>Chinchilla</w:t>
      </w:r>
      <w:r>
        <w:t xml:space="preserve"> Bennett, 1829, </w:t>
      </w:r>
      <w:proofErr w:type="spellStart"/>
      <w:r>
        <w:rPr>
          <w:i/>
          <w:iCs/>
        </w:rPr>
        <w:t>Lagidium</w:t>
      </w:r>
      <w:proofErr w:type="spellEnd"/>
      <w:r>
        <w:t xml:space="preserve"> </w:t>
      </w:r>
      <w:proofErr w:type="spellStart"/>
      <w:r>
        <w:t>Meyen</w:t>
      </w:r>
      <w:proofErr w:type="spellEnd"/>
      <w:r>
        <w:t xml:space="preserve">, 1933 and </w:t>
      </w:r>
      <w:proofErr w:type="spellStart"/>
      <w:r>
        <w:rPr>
          <w:i/>
          <w:iCs/>
        </w:rPr>
        <w:t>Lagostomus</w:t>
      </w:r>
      <w:proofErr w:type="spellEnd"/>
      <w:r>
        <w:t xml:space="preserve"> Brookes, 1828, forming the family Chinchillidae, and </w:t>
      </w:r>
      <w:proofErr w:type="spellStart"/>
      <w:r>
        <w:rPr>
          <w:i/>
          <w:iCs/>
        </w:rPr>
        <w:t>Dinomys</w:t>
      </w:r>
      <w:proofErr w:type="spellEnd"/>
      <w:r>
        <w:t xml:space="preserve"> Peters, 1873, the only living representative of the </w:t>
      </w:r>
      <w:proofErr w:type="spellStart"/>
      <w:r>
        <w:t>Dinomyidae</w:t>
      </w:r>
      <w:proofErr w:type="spellEnd"/>
      <w:r>
        <w:t xml:space="preserve">. The fossil record of </w:t>
      </w:r>
      <w:proofErr w:type="spellStart"/>
      <w:r>
        <w:t>Chinchilloidea</w:t>
      </w:r>
      <w:proofErr w:type="spellEnd"/>
      <w:r>
        <w:t xml:space="preserve"> extends back to the latest Eocene (Antoine et al. 2021) and comprises more than 100 described species with variable degrees of crown height </w:t>
      </w:r>
      <w:del w:id="24" w:author="boivin.myriam63@gmail.com" w:date="2026-04-29T09:37:00Z">
        <w:r w:rsidDel="0097546E">
          <w:delText>[</w:delText>
        </w:r>
        <w:r w:rsidDel="0097546E">
          <w:rPr>
            <w:i/>
            <w:iCs/>
          </w:rPr>
          <w:delText>i</w:delText>
        </w:r>
        <w:r w:rsidDel="0097546E">
          <w:delText>.</w:delText>
        </w:r>
        <w:r w:rsidDel="0097546E">
          <w:rPr>
            <w:i/>
            <w:iCs/>
          </w:rPr>
          <w:delText>e</w:delText>
        </w:r>
        <w:r w:rsidDel="0097546E">
          <w:delText xml:space="preserve">., hypsodonty; </w:delText>
        </w:r>
        <w:r w:rsidDel="0097546E">
          <w:rPr>
            <w:i/>
            <w:iCs/>
          </w:rPr>
          <w:delText>e</w:delText>
        </w:r>
        <w:r w:rsidDel="0097546E">
          <w:delText>.</w:delText>
        </w:r>
        <w:r w:rsidDel="0097546E">
          <w:rPr>
            <w:i/>
            <w:iCs/>
          </w:rPr>
          <w:delText>g</w:delText>
        </w:r>
        <w:r w:rsidDel="0097546E">
          <w:delText xml:space="preserve">., </w:delText>
        </w:r>
      </w:del>
      <w:ins w:id="25" w:author="boivin.myriam63@gmail.com" w:date="2026-04-29T09:37:00Z">
        <w:r w:rsidR="0097546E">
          <w:t>(</w:t>
        </w:r>
      </w:ins>
      <w:r>
        <w:t xml:space="preserve">Candela </w:t>
      </w:r>
      <w:del w:id="26" w:author="boivin.myriam63@gmail.com" w:date="2026-04-29T09:37:00Z">
        <w:r w:rsidDel="0097546E">
          <w:delText>(</w:delText>
        </w:r>
      </w:del>
      <w:r>
        <w:t>2005)</w:t>
      </w:r>
      <w:del w:id="27" w:author="boivin.myriam63@gmail.com" w:date="2026-04-29T09:37:00Z">
        <w:r w:rsidDel="0097546E">
          <w:delText>]</w:delText>
        </w:r>
      </w:del>
      <w:r>
        <w:t xml:space="preserve">, including many of the largest rodents ever recorded. On the South American landmass, fossils of giant </w:t>
      </w:r>
      <w:proofErr w:type="spellStart"/>
      <w:r>
        <w:t>chinchilloids</w:t>
      </w:r>
      <w:proofErr w:type="spellEnd"/>
      <w:r>
        <w:t xml:space="preserve"> were assigned to </w:t>
      </w:r>
      <m:oMath>
        <m:r>
          <w:rPr>
            <w:rFonts w:ascii="Cambria Math" w:hAnsi="Cambria Math"/>
          </w:rPr>
          <m:t>†</m:t>
        </m:r>
      </m:oMath>
      <w:r>
        <w:t>Neoepiblemidae (</w:t>
      </w:r>
      <w:r>
        <w:rPr>
          <w:i/>
          <w:iCs/>
        </w:rPr>
        <w:t>e</w:t>
      </w:r>
      <w:r>
        <w:t>.</w:t>
      </w:r>
      <w:r>
        <w:rPr>
          <w:i/>
          <w:iCs/>
        </w:rPr>
        <w:t>g</w:t>
      </w:r>
      <w:r>
        <w:t xml:space="preserve">., </w:t>
      </w:r>
      <m:oMath>
        <m:r>
          <w:rPr>
            <w:rFonts w:ascii="Cambria Math" w:hAnsi="Cambria Math"/>
          </w:rPr>
          <m:t>†</m:t>
        </m:r>
      </m:oMath>
      <w:r>
        <w:rPr>
          <w:i/>
          <w:iCs/>
        </w:rPr>
        <w:t>Phoberomys</w:t>
      </w:r>
      <w:r>
        <w:t xml:space="preserve"> </w:t>
      </w:r>
      <w:proofErr w:type="spellStart"/>
      <w:r>
        <w:t>Kraglievitch</w:t>
      </w:r>
      <w:proofErr w:type="spellEnd"/>
      <w:r>
        <w:t xml:space="preserve">, 1926) and </w:t>
      </w:r>
      <w:proofErr w:type="spellStart"/>
      <w:r>
        <w:t>Dinomyidae</w:t>
      </w:r>
      <w:proofErr w:type="spellEnd"/>
      <w:r>
        <w:t xml:space="preserve"> (</w:t>
      </w:r>
      <w:r>
        <w:rPr>
          <w:i/>
          <w:iCs/>
        </w:rPr>
        <w:t>e</w:t>
      </w:r>
      <w:r>
        <w:t>.</w:t>
      </w:r>
      <w:r>
        <w:rPr>
          <w:i/>
          <w:iCs/>
        </w:rPr>
        <w:t>g</w:t>
      </w:r>
      <w:r>
        <w:t xml:space="preserve">., </w:t>
      </w:r>
      <m:oMath>
        <m:r>
          <w:rPr>
            <w:rFonts w:ascii="Cambria Math" w:hAnsi="Cambria Math"/>
          </w:rPr>
          <m:t>†</m:t>
        </m:r>
      </m:oMath>
      <w:r>
        <w:rPr>
          <w:i/>
          <w:iCs/>
        </w:rPr>
        <w:t>Isostylomys</w:t>
      </w:r>
      <w:r>
        <w:t xml:space="preserve"> </w:t>
      </w:r>
      <w:proofErr w:type="spellStart"/>
      <w:r>
        <w:t>Kraglievich</w:t>
      </w:r>
      <w:proofErr w:type="spellEnd"/>
      <w:r>
        <w:t xml:space="preserve">, 1926 or </w:t>
      </w:r>
      <m:oMath>
        <m:r>
          <w:rPr>
            <w:rFonts w:ascii="Cambria Math" w:hAnsi="Cambria Math"/>
          </w:rPr>
          <m:t>†</m:t>
        </m:r>
      </m:oMath>
      <w:r>
        <w:rPr>
          <w:i/>
          <w:iCs/>
        </w:rPr>
        <w:t>Josephoar</w:t>
      </w:r>
      <w:proofErr w:type="spellStart"/>
      <w:r>
        <w:rPr>
          <w:i/>
          <w:iCs/>
        </w:rPr>
        <w:t>tigasia</w:t>
      </w:r>
      <w:proofErr w:type="spellEnd"/>
      <w:r>
        <w:t xml:space="preserve"> </w:t>
      </w:r>
      <w:proofErr w:type="spellStart"/>
      <w:r>
        <w:t>Mones</w:t>
      </w:r>
      <w:proofErr w:type="spellEnd"/>
      <w:r>
        <w:t xml:space="preserve"> 2007, the latter being the largest rodent ever recorded) (</w:t>
      </w:r>
      <w:r>
        <w:rPr>
          <w:i/>
          <w:iCs/>
        </w:rPr>
        <w:t>e</w:t>
      </w:r>
      <w:r>
        <w:t>.</w:t>
      </w:r>
      <w:r>
        <w:rPr>
          <w:i/>
          <w:iCs/>
        </w:rPr>
        <w:t>g</w:t>
      </w:r>
      <w:r>
        <w:t xml:space="preserve">., Sánchez-Villagra et al. 2003; </w:t>
      </w:r>
      <w:proofErr w:type="spellStart"/>
      <w:r>
        <w:t>Rinderknecht</w:t>
      </w:r>
      <w:proofErr w:type="spellEnd"/>
      <w:r>
        <w:t xml:space="preserve"> and Blanco 2008; </w:t>
      </w:r>
      <w:proofErr w:type="spellStart"/>
      <w:r>
        <w:t>Rasia</w:t>
      </w:r>
      <w:proofErr w:type="spellEnd"/>
      <w:r>
        <w:t xml:space="preserve"> et al. 2024). All these giant taxa, together with the rest of the </w:t>
      </w:r>
      <w:proofErr w:type="spellStart"/>
      <w:r>
        <w:t>Chinchilloidea</w:t>
      </w:r>
      <w:proofErr w:type="spellEnd"/>
      <w:r>
        <w:t>, flourished until the Mio-Pliocene and further vanished, leaving the modest extant diversity of the group (achieving no more than some 15</w:t>
      </w:r>
      <w:ins w:id="28" w:author="boivin.myriam63@gmail.com" w:date="2026-04-29T09:38:00Z">
        <w:r w:rsidR="0097546E">
          <w:t xml:space="preserve"> </w:t>
        </w:r>
      </w:ins>
      <w:r>
        <w:t xml:space="preserve">kg for </w:t>
      </w:r>
      <w:proofErr w:type="spellStart"/>
      <w:r>
        <w:rPr>
          <w:i/>
          <w:iCs/>
        </w:rPr>
        <w:t>Dinomys</w:t>
      </w:r>
      <w:proofErr w:type="spellEnd"/>
      <w:r>
        <w:rPr>
          <w:i/>
          <w:iCs/>
        </w:rPr>
        <w:t xml:space="preserve"> </w:t>
      </w:r>
      <w:proofErr w:type="spellStart"/>
      <w:r>
        <w:rPr>
          <w:i/>
          <w:iCs/>
        </w:rPr>
        <w:t>branickii</w:t>
      </w:r>
      <w:proofErr w:type="spellEnd"/>
      <w:r>
        <w:t xml:space="preserve">, the largest extant </w:t>
      </w:r>
      <w:proofErr w:type="spellStart"/>
      <w:r>
        <w:t>chinchilloid</w:t>
      </w:r>
      <w:proofErr w:type="spellEnd"/>
      <w:r>
        <w:t>, an order of magnitude below its giant ancestors) as a relic of a formerly speciose superfamily (</w:t>
      </w:r>
      <w:proofErr w:type="spellStart"/>
      <w:r>
        <w:t>Vucetich</w:t>
      </w:r>
      <w:proofErr w:type="spellEnd"/>
      <w:r>
        <w:t xml:space="preserve"> et al. 2015; </w:t>
      </w:r>
      <w:commentRangeStart w:id="29"/>
      <w:r>
        <w:t xml:space="preserve">Marivaux et al. 2020; </w:t>
      </w:r>
      <w:proofErr w:type="spellStart"/>
      <w:r>
        <w:t>Rasia</w:t>
      </w:r>
      <w:proofErr w:type="spellEnd"/>
      <w:r>
        <w:t xml:space="preserve"> et al. 2021</w:t>
      </w:r>
      <w:commentRangeEnd w:id="29"/>
      <w:r w:rsidR="001657A4">
        <w:rPr>
          <w:rStyle w:val="Refdecomentario"/>
        </w:rPr>
        <w:commentReference w:id="29"/>
      </w:r>
      <w:r>
        <w:t>). In addition, systematics based on morphological characters (primarily dental traits</w:t>
      </w:r>
      <w:ins w:id="30" w:author="boivin.myriam63@gmail.com" w:date="2026-04-29T13:06:00Z">
        <w:r w:rsidR="00CD56CD">
          <w:t xml:space="preserve">; </w:t>
        </w:r>
        <w:r w:rsidR="00CD56CD" w:rsidRPr="00CD56CD">
          <w:t>Marivaux et al. 2020</w:t>
        </w:r>
      </w:ins>
      <w:r>
        <w:t xml:space="preserve">) also placed the Pleistocene Caribbean ‘giant hutias’ </w:t>
      </w:r>
      <m:oMath>
        <m:r>
          <w:rPr>
            <w:rFonts w:ascii="Cambria Math" w:hAnsi="Cambria Math"/>
          </w:rPr>
          <m:t>†</m:t>
        </m:r>
      </m:oMath>
      <w:r>
        <w:rPr>
          <w:i/>
          <w:iCs/>
        </w:rPr>
        <w:t>Amblyrhiza inundata</w:t>
      </w:r>
      <w:r>
        <w:t xml:space="preserve"> Cope, 1868 and </w:t>
      </w:r>
      <m:oMath>
        <m:r>
          <w:rPr>
            <w:rFonts w:ascii="Cambria Math" w:hAnsi="Cambria Math"/>
          </w:rPr>
          <m:t>†</m:t>
        </m:r>
      </m:oMath>
      <w:r>
        <w:rPr>
          <w:i/>
          <w:iCs/>
        </w:rPr>
        <w:t>Elasmodontomys obliquus</w:t>
      </w:r>
      <w:r>
        <w:t xml:space="preserve"> Anthony, 1916 within </w:t>
      </w:r>
      <w:proofErr w:type="spellStart"/>
      <w:r>
        <w:t>Chinchilloidea</w:t>
      </w:r>
      <w:proofErr w:type="spellEnd"/>
      <w:r>
        <w:rPr>
          <w:sz w:val="24"/>
          <w:szCs w:val="24"/>
          <w:vertAlign w:val="superscript"/>
        </w:rPr>
        <w:footnoteReference w:id="1"/>
      </w:r>
      <w:r>
        <w:t xml:space="preserve">. Therefore, over their evolutionary history, </w:t>
      </w:r>
      <w:proofErr w:type="spellStart"/>
      <w:r>
        <w:t>chinchilloids</w:t>
      </w:r>
      <w:proofErr w:type="spellEnd"/>
      <w:r>
        <w:t xml:space="preserve"> have experienced a simultaneous increase and further decline in both disparity and diversity (Carrillo et al. </w:t>
      </w:r>
      <w:del w:id="38" w:author="boivin.myriam63@gmail.com" w:date="2026-04-29T12:36:00Z">
        <w:r w:rsidDel="00D63DC0">
          <w:delText>n.d.</w:delText>
        </w:r>
      </w:del>
      <w:ins w:id="39" w:author="boivin.myriam63@gmail.com" w:date="2026-04-29T12:36:00Z">
        <w:r w:rsidR="00D63DC0">
          <w:t>2026</w:t>
        </w:r>
      </w:ins>
      <w:r>
        <w:t>).</w:t>
      </w:r>
    </w:p>
    <w:p w14:paraId="0000000B" w14:textId="6236B730" w:rsidR="00313650" w:rsidRDefault="00D01545">
      <w:pPr>
        <w:spacing w:before="180" w:after="180" w:line="360" w:lineRule="auto"/>
        <w:ind w:firstLine="567"/>
        <w:jc w:val="both"/>
      </w:pPr>
      <w:r>
        <w:lastRenderedPageBreak/>
        <w:t>Several hypotheses have been advocated to explain</w:t>
      </w:r>
      <w:commentRangeStart w:id="40"/>
      <w:r>
        <w:t xml:space="preserve"> </w:t>
      </w:r>
      <w:proofErr w:type="spellStart"/>
      <w:r>
        <w:t>chinchilloid</w:t>
      </w:r>
      <w:ins w:id="41" w:author="boivin.myriam63@gmail.com" w:date="2026-04-29T13:38:00Z">
        <w:r w:rsidR="00015AEA">
          <w:t>s</w:t>
        </w:r>
      </w:ins>
      <w:proofErr w:type="spellEnd"/>
      <w:r>
        <w:t>’</w:t>
      </w:r>
      <w:del w:id="42" w:author="boivin.myriam63@gmail.com" w:date="2026-04-29T13:38:00Z">
        <w:r w:rsidDel="00015AEA">
          <w:delText>s</w:delText>
        </w:r>
      </w:del>
      <w:r>
        <w:t xml:space="preserve"> </w:t>
      </w:r>
      <w:commentRangeEnd w:id="40"/>
      <w:r w:rsidR="00BE7291">
        <w:rPr>
          <w:rStyle w:val="Refdecomentario"/>
        </w:rPr>
        <w:commentReference w:id="40"/>
      </w:r>
      <w:r>
        <w:t xml:space="preserve">diversity dynamics and exceptional phenotypical evolution, though mostly </w:t>
      </w:r>
      <w:proofErr w:type="spellStart"/>
      <w:r>
        <w:t>emphasising</w:t>
      </w:r>
      <w:proofErr w:type="spellEnd"/>
      <w:r>
        <w:t xml:space="preserve"> high latitudes. Some authors argued that the environmentally-driven emergence of new niches, either promoted by the late Neogene climatic cooling and aridification (</w:t>
      </w:r>
      <w:proofErr w:type="spellStart"/>
      <w:r>
        <w:t>Vucetich</w:t>
      </w:r>
      <w:proofErr w:type="spellEnd"/>
      <w:r>
        <w:t xml:space="preserve"> et al. 2015) or the Late Miocene hydrographic changes (Candela et al. 2013), </w:t>
      </w:r>
      <w:proofErr w:type="spellStart"/>
      <w:r>
        <w:t>favoured</w:t>
      </w:r>
      <w:proofErr w:type="spellEnd"/>
      <w:r>
        <w:t xml:space="preserve"> the remarkable size-increase pattern found in this rodent clade (Álvarez et al. 2017). Also, the spectacular sizes achieved by the ‘Giant Hutias’ – particularly </w:t>
      </w:r>
      <m:oMath>
        <m:r>
          <w:rPr>
            <w:rFonts w:ascii="Cambria Math" w:hAnsi="Cambria Math"/>
          </w:rPr>
          <m:t>†</m:t>
        </m:r>
      </m:oMath>
      <w:r>
        <w:rPr>
          <w:i/>
          <w:iCs/>
        </w:rPr>
        <w:t>Amblyrhiza</w:t>
      </w:r>
      <w:r>
        <w:t xml:space="preserve"> – have often been proposed to result from the ‘island rule’ (</w:t>
      </w:r>
      <w:r>
        <w:rPr>
          <w:i/>
          <w:iCs/>
        </w:rPr>
        <w:t>e</w:t>
      </w:r>
      <w:r>
        <w:t>.</w:t>
      </w:r>
      <w:r>
        <w:rPr>
          <w:i/>
          <w:iCs/>
        </w:rPr>
        <w:t>g</w:t>
      </w:r>
      <w:r>
        <w:t xml:space="preserve">., </w:t>
      </w:r>
      <w:proofErr w:type="spellStart"/>
      <w:r>
        <w:t>Biknevicius</w:t>
      </w:r>
      <w:proofErr w:type="spellEnd"/>
      <w:r>
        <w:t xml:space="preserve"> et al. 1993;</w:t>
      </w:r>
      <w:del w:id="43" w:author="boivin.myriam63@gmail.com" w:date="2026-04-29T09:41:00Z">
        <w:r w:rsidDel="00E755D2">
          <w:delText xml:space="preserve"> </w:delText>
        </w:r>
      </w:del>
      <w:r>
        <w:t xml:space="preserve"> McFarlane et al. 1998), though the validity of this macroecological pattern has been under debate (</w:t>
      </w:r>
      <w:r>
        <w:rPr>
          <w:i/>
          <w:iCs/>
        </w:rPr>
        <w:t>e</w:t>
      </w:r>
      <w:r>
        <w:t>.</w:t>
      </w:r>
      <w:r>
        <w:rPr>
          <w:i/>
          <w:iCs/>
        </w:rPr>
        <w:t>g</w:t>
      </w:r>
      <w:r>
        <w:t xml:space="preserve">., </w:t>
      </w:r>
      <w:proofErr w:type="spellStart"/>
      <w:r>
        <w:t>Meiri</w:t>
      </w:r>
      <w:proofErr w:type="spellEnd"/>
      <w:r>
        <w:t xml:space="preserve"> et al. 2007). Despite all this, our understanding of the evolutionary dynamics of </w:t>
      </w:r>
      <w:proofErr w:type="spellStart"/>
      <w:r>
        <w:t>Chinchilloidea</w:t>
      </w:r>
      <w:proofErr w:type="spellEnd"/>
      <w:r>
        <w:t xml:space="preserve">, and particularly of their drastic evolutionary decline, remains </w:t>
      </w:r>
      <w:del w:id="44" w:author="boivin.myriam63@gmail.com" w:date="2026-04-29T12:41:00Z">
        <w:r w:rsidDel="001C0C59">
          <w:delText>parcellar</w:delText>
        </w:r>
      </w:del>
      <w:ins w:id="45" w:author="boivin.myriam63@gmail.com" w:date="2026-04-29T12:41:00Z">
        <w:r w:rsidR="001C0C59">
          <w:t>fragmen</w:t>
        </w:r>
      </w:ins>
      <w:ins w:id="46" w:author="boivin.myriam63@gmail.com" w:date="2026-04-29T12:42:00Z">
        <w:r w:rsidR="001C0C59">
          <w:t>tary</w:t>
        </w:r>
      </w:ins>
      <w:r>
        <w:t xml:space="preserve">. Previous studies relying on a phylogenetic framework illustrated that the dynamics of </w:t>
      </w:r>
      <w:proofErr w:type="spellStart"/>
      <w:r>
        <w:t>chinchilloid</w:t>
      </w:r>
      <w:proofErr w:type="spellEnd"/>
      <w:r>
        <w:t xml:space="preserve"> diversity and body mass evolution were decoupled (Álvarez et al. 2017; Carrillo et al. </w:t>
      </w:r>
      <w:del w:id="47" w:author="boivin.myriam63@gmail.com" w:date="2026-04-29T12:42:00Z">
        <w:r w:rsidDel="00CE3760">
          <w:delText>n.d.</w:delText>
        </w:r>
      </w:del>
      <w:ins w:id="48" w:author="boivin.myriam63@gmail.com" w:date="2026-04-29T12:42:00Z">
        <w:r w:rsidR="00CE3760">
          <w:t>2026</w:t>
        </w:r>
      </w:ins>
      <w:r>
        <w:t xml:space="preserve">). However, many extinct taxa lack DNA or sufficient morphological material to be accurately replaced in a phylogenetic framework, leading to their exclusion from subsequent macroevolutionary analyses relying on phylogenies. Thus, there is much to gain by relaxing phylogenetic assumptions and fully taking advantage of the rich fossil record of the group to reconstruct its macroevolutionary history. In addition, despite the major </w:t>
      </w:r>
      <w:proofErr w:type="spellStart"/>
      <w:r>
        <w:t>palaeoenvironmental</w:t>
      </w:r>
      <w:proofErr w:type="spellEnd"/>
      <w:r>
        <w:t xml:space="preserve"> upheavals that took place in South America since the late Eocene (e.g., Andean orogeny, marine introgressions, river network changes, onset of the dry diagonal) as well as the vast array of methods that flourished over the last decade (</w:t>
      </w:r>
      <w:r>
        <w:rPr>
          <w:i/>
          <w:iCs/>
        </w:rPr>
        <w:t>e</w:t>
      </w:r>
      <w:r>
        <w:t>.</w:t>
      </w:r>
      <w:r>
        <w:rPr>
          <w:i/>
          <w:iCs/>
        </w:rPr>
        <w:t>g</w:t>
      </w:r>
      <w:r>
        <w:t xml:space="preserve">., Morlon et al. 2024 and literature therein), the macroevolutionary dynamics of </w:t>
      </w:r>
      <w:proofErr w:type="spellStart"/>
      <w:r>
        <w:t>Chinchilloidea</w:t>
      </w:r>
      <w:proofErr w:type="spellEnd"/>
      <w:r>
        <w:t xml:space="preserve"> have never been </w:t>
      </w:r>
      <w:proofErr w:type="spellStart"/>
      <w:r>
        <w:t>analysed</w:t>
      </w:r>
      <w:proofErr w:type="spellEnd"/>
      <w:r>
        <w:t xml:space="preserve"> in an environment-dependent diversification framework.</w:t>
      </w:r>
    </w:p>
    <w:p w14:paraId="0000000C" w14:textId="56FE2816" w:rsidR="00313650" w:rsidRDefault="00D01545">
      <w:pPr>
        <w:spacing w:before="180" w:after="180" w:line="360" w:lineRule="auto"/>
        <w:ind w:firstLine="567"/>
        <w:jc w:val="both"/>
      </w:pPr>
      <w:r>
        <w:t xml:space="preserve">Here, we investigate the evolutionary history of </w:t>
      </w:r>
      <w:proofErr w:type="spellStart"/>
      <w:r>
        <w:t>Chinchilloidea</w:t>
      </w:r>
      <w:proofErr w:type="spellEnd"/>
      <w:r>
        <w:t xml:space="preserve"> and highlight its environmental correlates, with an emphasis on phenotypic evolution. To do so, we compiled and revised 708 </w:t>
      </w:r>
      <w:proofErr w:type="spellStart"/>
      <w:r>
        <w:t>chinchilloid</w:t>
      </w:r>
      <w:proofErr w:type="spellEnd"/>
      <w:r>
        <w:t xml:space="preserve"> fossil occurrences from the literature and used divergence times leading to extant species absent from the fossil record extracted from a dated phylogeny to build the most exhaustive temporal occurrence database ever produced for this group, encompassing 62 genera and 129 species. In parallel, we collected </w:t>
      </w:r>
      <w:ins w:id="49" w:author="boivin.myriam63@gmail.com" w:date="2026-04-29T13:17:00Z">
        <w:r w:rsidR="00FF1C66">
          <w:t>cranial/</w:t>
        </w:r>
      </w:ins>
      <w:r>
        <w:t xml:space="preserve">dental traits and measurements in order to carry out body mass </w:t>
      </w:r>
      <w:del w:id="50" w:author="boivin.myriam63@gmail.com" w:date="2026-04-29T13:19:00Z">
        <w:r w:rsidDel="00D3600A">
          <w:delText xml:space="preserve">reconstructions </w:delText>
        </w:r>
      </w:del>
      <w:ins w:id="51" w:author="boivin.myriam63@gmail.com" w:date="2026-04-29T13:19:00Z">
        <w:r w:rsidR="00D3600A">
          <w:t xml:space="preserve">estimations </w:t>
        </w:r>
      </w:ins>
      <w:r>
        <w:t xml:space="preserve">based on recently-published sets of predictive equations, </w:t>
      </w:r>
      <w:r w:rsidRPr="00D3600A">
        <w:t>and</w:t>
      </w:r>
      <w:ins w:id="52" w:author="boivin.myriam63@gmail.com" w:date="2026-04-29T13:24:00Z">
        <w:r w:rsidR="005069A8">
          <w:t xml:space="preserve"> to</w:t>
        </w:r>
      </w:ins>
      <w:r w:rsidRPr="00D3600A">
        <w:t xml:space="preserve"> </w:t>
      </w:r>
      <w:ins w:id="53" w:author="boivin.myriam63@gmail.com" w:date="2026-04-29T13:22:00Z">
        <w:r w:rsidR="005069A8">
          <w:t>dete</w:t>
        </w:r>
      </w:ins>
      <w:ins w:id="54" w:author="boivin.myriam63@gmail.com" w:date="2026-04-29T13:23:00Z">
        <w:r w:rsidR="005069A8">
          <w:t xml:space="preserve">rmine </w:t>
        </w:r>
      </w:ins>
      <w:ins w:id="55" w:author="boivin.myriam63@gmail.com" w:date="2026-04-29T13:22:00Z">
        <w:r w:rsidR="005069A8">
          <w:t>crown height categories</w:t>
        </w:r>
        <w:r w:rsidR="005069A8" w:rsidRPr="005069A8" w:rsidDel="00D3600A">
          <w:t xml:space="preserve"> </w:t>
        </w:r>
      </w:ins>
      <w:del w:id="56" w:author="boivin.myriam63@gmail.com" w:date="2026-04-29T13:19:00Z">
        <w:r w:rsidRPr="00D3600A" w:rsidDel="00D3600A">
          <w:delText xml:space="preserve">reconstructed </w:delText>
        </w:r>
      </w:del>
      <w:del w:id="57" w:author="boivin.myriam63@gmail.com" w:date="2026-04-29T13:21:00Z">
        <w:r w:rsidRPr="00D3600A" w:rsidDel="005069A8">
          <w:delText>hypsodonty indices</w:delText>
        </w:r>
        <w:r w:rsidDel="005069A8">
          <w:delText xml:space="preserve"> </w:delText>
        </w:r>
      </w:del>
      <w:r>
        <w:t xml:space="preserve">based on </w:t>
      </w:r>
      <w:proofErr w:type="spellStart"/>
      <w:ins w:id="58" w:author="boivin.myriam63@gmail.com" w:date="2026-04-29T13:21:00Z">
        <w:r w:rsidR="005069A8" w:rsidRPr="00D3600A">
          <w:t>hypsodonty</w:t>
        </w:r>
        <w:proofErr w:type="spellEnd"/>
        <w:r w:rsidR="005069A8" w:rsidRPr="00D3600A">
          <w:t xml:space="preserve"> indices</w:t>
        </w:r>
        <w:r w:rsidR="005069A8">
          <w:t xml:space="preserve"> and pres</w:t>
        </w:r>
      </w:ins>
      <w:ins w:id="59" w:author="boivin.myriam63@gmail.com" w:date="2026-04-29T13:22:00Z">
        <w:r w:rsidR="005069A8">
          <w:t>ence</w:t>
        </w:r>
      </w:ins>
      <w:ins w:id="60" w:author="boivin.myriam63@gmail.com" w:date="2026-04-29T13:24:00Z">
        <w:r w:rsidR="005069A8">
          <w:t xml:space="preserve"> or </w:t>
        </w:r>
      </w:ins>
      <w:ins w:id="61" w:author="boivin.myriam63@gmail.com" w:date="2026-04-29T13:22:00Z">
        <w:r w:rsidR="005069A8">
          <w:t xml:space="preserve">absence of roots </w:t>
        </w:r>
      </w:ins>
      <w:del w:id="62" w:author="boivin.myriam63@gmail.com" w:date="2026-04-29T13:21:00Z">
        <w:r w:rsidDel="005069A8">
          <w:delText xml:space="preserve">crown heights </w:delText>
        </w:r>
      </w:del>
      <w:del w:id="63" w:author="boivin.myriam63@gmail.com" w:date="2026-04-29T13:22:00Z">
        <w:r w:rsidDel="005069A8">
          <w:delText xml:space="preserve">of </w:delText>
        </w:r>
      </w:del>
      <w:ins w:id="64" w:author="boivin.myriam63@gmail.com" w:date="2026-04-29T13:22:00Z">
        <w:r w:rsidR="005069A8">
          <w:t xml:space="preserve">on </w:t>
        </w:r>
      </w:ins>
      <w:r>
        <w:t xml:space="preserve">cheek teeth. We further </w:t>
      </w:r>
      <w:proofErr w:type="spellStart"/>
      <w:r>
        <w:t>analysed</w:t>
      </w:r>
      <w:proofErr w:type="spellEnd"/>
      <w:r>
        <w:t xml:space="preserve"> </w:t>
      </w:r>
      <w:proofErr w:type="spellStart"/>
      <w:r>
        <w:t>chinchilloid</w:t>
      </w:r>
      <w:proofErr w:type="spellEnd"/>
      <w:r>
        <w:t xml:space="preserve"> diversity and diversification dynamics throughout their entire evolutionary history using state-of-the-art preservation-aware methodological frameworks, and sought for their likely environmental drivers, allowing rate variations across time, body size and crown height categories. We </w:t>
      </w:r>
      <w:proofErr w:type="spellStart"/>
      <w:r>
        <w:t>hypothesise</w:t>
      </w:r>
      <w:proofErr w:type="spellEnd"/>
      <w:r>
        <w:t xml:space="preserve"> that (</w:t>
      </w:r>
      <w:proofErr w:type="spellStart"/>
      <w:r>
        <w:t>i</w:t>
      </w:r>
      <w:proofErr w:type="spellEnd"/>
      <w:r>
        <w:t xml:space="preserve">) climate – in particular temperature – evolution since the middle Miocene impacted the diversification history of </w:t>
      </w:r>
      <w:proofErr w:type="spellStart"/>
      <w:r>
        <w:t>Chinchilloidea</w:t>
      </w:r>
      <w:proofErr w:type="spellEnd"/>
      <w:r>
        <w:t xml:space="preserve">; (ii) continent-scale changes in habitat connectivity, </w:t>
      </w:r>
      <w:r>
        <w:lastRenderedPageBreak/>
        <w:t>either mediated by hydrographic (</w:t>
      </w:r>
      <w:r>
        <w:rPr>
          <w:i/>
          <w:iCs/>
        </w:rPr>
        <w:t>i</w:t>
      </w:r>
      <w:r>
        <w:t>.</w:t>
      </w:r>
      <w:r>
        <w:rPr>
          <w:i/>
          <w:iCs/>
        </w:rPr>
        <w:t>e</w:t>
      </w:r>
      <w:r>
        <w:t>., sea level) or tectonic (</w:t>
      </w:r>
      <w:r>
        <w:rPr>
          <w:i/>
          <w:iCs/>
        </w:rPr>
        <w:t>i</w:t>
      </w:r>
      <w:r>
        <w:t>.</w:t>
      </w:r>
      <w:r>
        <w:rPr>
          <w:i/>
          <w:iCs/>
        </w:rPr>
        <w:t>e</w:t>
      </w:r>
      <w:r>
        <w:t xml:space="preserve">., Andean elevation) factors had repercussions on the macroevolutionary fate of </w:t>
      </w:r>
      <w:proofErr w:type="spellStart"/>
      <w:r>
        <w:t>Chinchilloidea</w:t>
      </w:r>
      <w:proofErr w:type="spellEnd"/>
      <w:r>
        <w:t xml:space="preserve">; (iii) the magnitude of the changes in speciation and/or extinction rates were heterogeneous across body size and </w:t>
      </w:r>
      <w:proofErr w:type="spellStart"/>
      <w:r>
        <w:t>hypsodonty</w:t>
      </w:r>
      <w:proofErr w:type="spellEnd"/>
      <w:r>
        <w:t xml:space="preserve"> categories.</w:t>
      </w:r>
    </w:p>
    <w:p w14:paraId="0000000D" w14:textId="77777777" w:rsidR="00313650" w:rsidRDefault="00D01545">
      <w:pPr>
        <w:pStyle w:val="Ttulo1"/>
      </w:pPr>
      <w:bookmarkStart w:id="65" w:name="_heading=h.bj4gd6dqb0tc" w:colFirst="0" w:colLast="0"/>
      <w:bookmarkEnd w:id="65"/>
      <w:r>
        <w:t>Materials and Methods</w:t>
      </w:r>
    </w:p>
    <w:p w14:paraId="0000000E" w14:textId="77777777" w:rsidR="00313650" w:rsidRDefault="00D01545">
      <w:pPr>
        <w:pStyle w:val="Ttulo2"/>
        <w:keepNext w:val="0"/>
        <w:keepLines w:val="0"/>
        <w:spacing w:before="360" w:after="80" w:line="360" w:lineRule="auto"/>
        <w:jc w:val="both"/>
      </w:pPr>
      <w:bookmarkStart w:id="66" w:name="_heading=h.q915z2o93v8l" w:colFirst="0" w:colLast="0"/>
      <w:bookmarkEnd w:id="66"/>
      <w:r>
        <w:rPr>
          <w:sz w:val="26"/>
          <w:szCs w:val="26"/>
        </w:rPr>
        <w:t>Temporal</w:t>
      </w:r>
      <w:sdt>
        <w:sdtPr>
          <w:tag w:val="goog_rdk_1"/>
          <w:id w:val="1787139238"/>
        </w:sdtPr>
        <w:sdtEndPr/>
        <w:sdtContent>
          <w:commentRangeStart w:id="67"/>
        </w:sdtContent>
      </w:sdt>
      <w:sdt>
        <w:sdtPr>
          <w:tag w:val="goog_rdk_2"/>
          <w:id w:val="-513479386"/>
        </w:sdtPr>
        <w:sdtEndPr/>
        <w:sdtContent>
          <w:commentRangeStart w:id="68"/>
        </w:sdtContent>
      </w:sdt>
      <w:r>
        <w:rPr>
          <w:sz w:val="26"/>
          <w:szCs w:val="26"/>
        </w:rPr>
        <w:t xml:space="preserve"> occurrence database</w:t>
      </w:r>
      <w:commentRangeEnd w:id="67"/>
      <w:r>
        <w:commentReference w:id="67"/>
      </w:r>
      <w:commentRangeEnd w:id="68"/>
      <w:r>
        <w:commentReference w:id="68"/>
      </w:r>
    </w:p>
    <w:p w14:paraId="0000000F" w14:textId="20FE3246" w:rsidR="00313650" w:rsidRDefault="00D01545">
      <w:pPr>
        <w:spacing w:before="180" w:after="180" w:line="360" w:lineRule="auto"/>
        <w:ind w:firstLine="720"/>
        <w:jc w:val="both"/>
      </w:pPr>
      <w:r>
        <w:t xml:space="preserve">We downloaded genus- and species-level fossil occurrences of </w:t>
      </w:r>
      <w:proofErr w:type="spellStart"/>
      <w:r>
        <w:t>Chinchilloidea</w:t>
      </w:r>
      <w:proofErr w:type="spellEnd"/>
      <w:r>
        <w:t xml:space="preserve"> from The Paleobiology Database (https://paleobiodb.org). Each entry was then checked and, if necessary, updated by us (taxonomic name, fossiliferous locality and geologic formation, age range). We tried to give the most precise age range on the basis of the data available in the literature, firstly searching limits for the fossiliferous level(s), then increasing to the member, formation or locality level in case the first did not exist. We updated some ages previously published given recent chronostratigraphic (International Chronostratigraphic Chart 2024/12; Cohen et al. 2025) and geomagnetic (</w:t>
      </w:r>
      <w:proofErr w:type="spellStart"/>
      <w:r>
        <w:t>Ogg</w:t>
      </w:r>
      <w:proofErr w:type="spellEnd"/>
      <w:r>
        <w:t xml:space="preserve"> 2020) scales. </w:t>
      </w:r>
      <w:r w:rsidRPr="00770E63">
        <w:t xml:space="preserve">The SALMA </w:t>
      </w:r>
      <w:proofErr w:type="spellStart"/>
      <w:r w:rsidRPr="00770E63">
        <w:t>limits</w:t>
      </w:r>
      <w:proofErr w:type="spellEnd"/>
      <w:r w:rsidRPr="00770E63">
        <w:t xml:space="preserve"> are </w:t>
      </w:r>
      <w:proofErr w:type="spellStart"/>
      <w:r w:rsidRPr="00770E63">
        <w:t>based</w:t>
      </w:r>
      <w:proofErr w:type="spellEnd"/>
      <w:r w:rsidRPr="00770E63">
        <w:t xml:space="preserve"> on Dunn et al. (2013), </w:t>
      </w:r>
      <w:proofErr w:type="spellStart"/>
      <w:r w:rsidRPr="00770E63">
        <w:t>Brandoni</w:t>
      </w:r>
      <w:proofErr w:type="spellEnd"/>
      <w:r w:rsidRPr="00770E63">
        <w:t xml:space="preserve"> et al. (2016), </w:t>
      </w:r>
      <w:proofErr w:type="spellStart"/>
      <w:r w:rsidRPr="00770E63">
        <w:t>Fernicola</w:t>
      </w:r>
      <w:proofErr w:type="spellEnd"/>
      <w:r w:rsidRPr="00770E63">
        <w:t xml:space="preserve"> et al. </w:t>
      </w:r>
      <w:r>
        <w:t xml:space="preserve">(2019), </w:t>
      </w:r>
      <w:proofErr w:type="spellStart"/>
      <w:r>
        <w:t>Cuitiño</w:t>
      </w:r>
      <w:proofErr w:type="spellEnd"/>
      <w:r>
        <w:t xml:space="preserve"> et al. (2021) and Muñoz et al. (2023). This compilation was further complemented by an extensive literature review conducted up to </w:t>
      </w:r>
      <w:del w:id="69" w:author="boivin.myriam63@gmail.com" w:date="2026-04-29T13:26:00Z">
        <w:r w:rsidDel="00A55DC5">
          <w:delText xml:space="preserve">October </w:delText>
        </w:r>
      </w:del>
      <w:ins w:id="70" w:author="boivin.myriam63@gmail.com" w:date="2026-04-29T13:39:00Z">
        <w:r w:rsidR="00814589">
          <w:t>April</w:t>
        </w:r>
      </w:ins>
      <w:ins w:id="71" w:author="boivin.myriam63@gmail.com" w:date="2026-04-29T13:26:00Z">
        <w:r w:rsidR="00A55DC5">
          <w:t xml:space="preserve"> </w:t>
        </w:r>
      </w:ins>
      <w:r>
        <w:t>202</w:t>
      </w:r>
      <w:del w:id="72" w:author="boivin.myriam63@gmail.com" w:date="2026-04-29T13:26:00Z">
        <w:r w:rsidDel="00A55DC5">
          <w:delText>5,</w:delText>
        </w:r>
      </w:del>
      <w:ins w:id="73" w:author="boivin.myriam63@gmail.com" w:date="2026-04-29T13:26:00Z">
        <w:r w:rsidR="00A55DC5">
          <w:t>6</w:t>
        </w:r>
      </w:ins>
      <w:r>
        <w:t xml:space="preserve"> which enabled the removal of duplicates and the incorporation of missing published data. We excluded occurrences with open nomenclature names (cf., </w:t>
      </w:r>
      <w:proofErr w:type="spellStart"/>
      <w:r>
        <w:t>aff</w:t>
      </w:r>
      <w:proofErr w:type="spellEnd"/>
      <w:r>
        <w:t>.</w:t>
      </w:r>
      <w:proofErr w:type="gramStart"/>
      <w:r>
        <w:t>, ?</w:t>
      </w:r>
      <w:proofErr w:type="gramEnd"/>
      <w:r>
        <w:t>) from upstream analyses.</w:t>
      </w:r>
    </w:p>
    <w:p w14:paraId="00000010" w14:textId="648DD314" w:rsidR="00313650" w:rsidRDefault="00D01545">
      <w:pPr>
        <w:spacing w:before="180" w:after="180" w:line="360" w:lineRule="auto"/>
        <w:ind w:firstLine="567"/>
        <w:jc w:val="both"/>
      </w:pPr>
      <w:r>
        <w:t xml:space="preserve">We developed a simple approach relying on an exhaustive dated </w:t>
      </w:r>
      <w:ins w:id="74" w:author="boivin.myriam63@gmail.com" w:date="2026-04-30T12:16:00Z">
        <w:r w:rsidR="00415FD2">
          <w:t xml:space="preserve">caviomorph </w:t>
        </w:r>
      </w:ins>
      <w:r>
        <w:t xml:space="preserve">phylogeny extracted from </w:t>
      </w:r>
      <w:ins w:id="75" w:author="boivin.myriam63@gmail.com" w:date="2026-04-30T12:27:00Z">
        <w:r w:rsidR="00C85F07">
          <w:t xml:space="preserve">the </w:t>
        </w:r>
      </w:ins>
      <w:ins w:id="76" w:author="boivin.myriam63@gmail.com" w:date="2026-04-30T12:23:00Z">
        <w:r w:rsidR="00AF7CD6">
          <w:rPr>
            <w:lang w:val="en-US"/>
          </w:rPr>
          <w:t>c</w:t>
        </w:r>
        <w:r w:rsidR="00AF7CD6" w:rsidRPr="00770E63">
          <w:rPr>
            <w:lang w:val="en-US"/>
          </w:rPr>
          <w:t>redible set of 10,000 tree</w:t>
        </w:r>
        <w:r w:rsidR="00AF7CD6">
          <w:rPr>
            <w:lang w:val="en-US"/>
          </w:rPr>
          <w:t>s</w:t>
        </w:r>
      </w:ins>
      <w:ins w:id="77" w:author="boivin.myriam63@gmail.com" w:date="2026-04-30T12:30:00Z">
        <w:r w:rsidR="002516B9">
          <w:rPr>
            <w:lang w:val="en-US"/>
          </w:rPr>
          <w:t>,</w:t>
        </w:r>
      </w:ins>
      <w:ins w:id="78" w:author="boivin.myriam63@gmail.com" w:date="2026-04-30T12:23:00Z">
        <w:r w:rsidR="00AF7CD6">
          <w:rPr>
            <w:lang w:val="en-US"/>
          </w:rPr>
          <w:t xml:space="preserve"> </w:t>
        </w:r>
      </w:ins>
      <w:ins w:id="79" w:author="boivin.myriam63@gmail.com" w:date="2026-04-30T12:27:00Z">
        <w:r w:rsidR="00C85F07">
          <w:rPr>
            <w:lang w:val="en-US"/>
          </w:rPr>
          <w:t xml:space="preserve">including 5911 </w:t>
        </w:r>
      </w:ins>
      <w:ins w:id="80" w:author="boivin.myriam63@gmail.com" w:date="2026-04-30T12:29:00Z">
        <w:r w:rsidR="0030131D">
          <w:rPr>
            <w:lang w:val="en-US"/>
          </w:rPr>
          <w:t xml:space="preserve">mammalian </w:t>
        </w:r>
      </w:ins>
      <w:ins w:id="81" w:author="boivin.myriam63@gmail.com" w:date="2026-04-30T12:27:00Z">
        <w:r w:rsidR="00C85F07">
          <w:rPr>
            <w:lang w:val="en-US"/>
          </w:rPr>
          <w:t xml:space="preserve">species </w:t>
        </w:r>
      </w:ins>
      <w:ins w:id="82" w:author="boivin.myriam63@gmail.com" w:date="2026-04-30T12:29:00Z">
        <w:r w:rsidR="00770E63">
          <w:t>(</w:t>
        </w:r>
        <w:r w:rsidR="00770E63" w:rsidRPr="00C85F07">
          <w:t>Mammals birth-death node-dated completed trees</w:t>
        </w:r>
        <w:r w:rsidR="00770E63">
          <w:t>;</w:t>
        </w:r>
        <w:r w:rsidR="00770E63" w:rsidRPr="00C85F07">
          <w:rPr>
            <w:lang w:val="en-US"/>
          </w:rPr>
          <w:t xml:space="preserve"> </w:t>
        </w:r>
        <w:r w:rsidR="00770E63">
          <w:rPr>
            <w:lang w:val="en-US"/>
          </w:rPr>
          <w:t>see Upham et al. 2019</w:t>
        </w:r>
        <w:r w:rsidR="00770E63">
          <w:rPr>
            <w:lang w:val="en-US"/>
          </w:rPr>
          <w:t>)</w:t>
        </w:r>
      </w:ins>
      <w:ins w:id="83" w:author="boivin.myriam63@gmail.com" w:date="2026-04-30T12:30:00Z">
        <w:r w:rsidR="002516B9">
          <w:rPr>
            <w:lang w:val="en-US"/>
          </w:rPr>
          <w:t>,</w:t>
        </w:r>
      </w:ins>
      <w:ins w:id="84" w:author="boivin.myriam63@gmail.com" w:date="2026-04-30T12:29:00Z">
        <w:r w:rsidR="00770E63">
          <w:rPr>
            <w:lang w:val="en-US"/>
          </w:rPr>
          <w:t xml:space="preserve"> </w:t>
        </w:r>
      </w:ins>
      <w:ins w:id="85" w:author="boivin.myriam63@gmail.com" w:date="2026-04-30T12:23:00Z">
        <w:r w:rsidR="00AF7CD6">
          <w:rPr>
            <w:lang w:val="en-US"/>
          </w:rPr>
          <w:t>available in</w:t>
        </w:r>
        <w:r w:rsidR="00AF7CD6" w:rsidRPr="00AF7CD6">
          <w:t xml:space="preserve"> </w:t>
        </w:r>
      </w:ins>
      <w:proofErr w:type="spellStart"/>
      <w:r>
        <w:t>VertLife</w:t>
      </w:r>
      <w:proofErr w:type="spellEnd"/>
      <w:r>
        <w:t xml:space="preserve"> (</w:t>
      </w:r>
      <w:customXmlDelRangeStart w:id="86" w:author="boivin.myriam63@gmail.com" w:date="2026-04-30T12:13:00Z"/>
      <w:sdt>
        <w:sdtPr>
          <w:tag w:val="goog_rdk_3"/>
          <w:id w:val="-157714526"/>
        </w:sdtPr>
        <w:sdtEndPr/>
        <w:sdtContent>
          <w:customXmlDelRangeEnd w:id="86"/>
          <w:r w:rsidR="00770E63">
            <w:rPr>
              <w:lang w:val="en-US"/>
            </w:rPr>
            <w:fldChar w:fldCharType="begin"/>
          </w:r>
          <w:r w:rsidR="00770E63">
            <w:rPr>
              <w:lang w:val="en-US"/>
            </w:rPr>
            <w:instrText xml:space="preserve"> HYPERLINK "</w:instrText>
          </w:r>
          <w:r w:rsidR="00770E63" w:rsidRPr="00770E63">
            <w:rPr>
              <w:lang w:val="en-US"/>
            </w:rPr>
            <w:instrText>http://vertlife.org/phylosubsets</w:instrText>
          </w:r>
          <w:r w:rsidR="00770E63">
            <w:rPr>
              <w:lang w:val="en-US"/>
            </w:rPr>
            <w:instrText xml:space="preserve">" </w:instrText>
          </w:r>
          <w:r w:rsidR="00770E63">
            <w:rPr>
              <w:lang w:val="en-US"/>
            </w:rPr>
            <w:fldChar w:fldCharType="separate"/>
          </w:r>
          <w:ins w:id="87" w:author="boivin.myriam63@gmail.com" w:date="2026-04-30T12:13:00Z">
            <w:r w:rsidR="00770E63" w:rsidRPr="00770E63">
              <w:rPr>
                <w:rStyle w:val="Hipervnculo"/>
                <w:lang w:val="en-US"/>
              </w:rPr>
              <w:t>http://vertlife.org/phylosubsets</w:t>
            </w:r>
          </w:ins>
          <w:ins w:id="88" w:author="boivin.myriam63@gmail.com" w:date="2026-04-30T12:29:00Z">
            <w:r w:rsidR="00770E63">
              <w:rPr>
                <w:lang w:val="en-US"/>
              </w:rPr>
              <w:fldChar w:fldCharType="end"/>
            </w:r>
          </w:ins>
          <w:customXmlDelRangeStart w:id="89" w:author="boivin.myriam63@gmail.com" w:date="2026-04-30T12:13:00Z"/>
        </w:sdtContent>
      </w:sdt>
      <w:customXmlDelRangeEnd w:id="89"/>
      <w:del w:id="90" w:author="boivin.myriam63@gmail.com" w:date="2026-04-30T12:13:00Z">
        <w:r w:rsidDel="00B63691">
          <w:rPr>
            <w:i/>
            <w:iCs/>
          </w:rPr>
          <w:delText>add more info</w:delText>
        </w:r>
      </w:del>
      <w:r>
        <w:t>) to incorporate extant species lacking fossil record (</w:t>
      </w:r>
      <w:r>
        <w:rPr>
          <w:i/>
          <w:iCs/>
        </w:rPr>
        <w:t>i</w:t>
      </w:r>
      <w:r>
        <w:t>.</w:t>
      </w:r>
      <w:r>
        <w:rPr>
          <w:i/>
          <w:iCs/>
        </w:rPr>
        <w:t>e</w:t>
      </w:r>
      <w:r>
        <w:t xml:space="preserve">., </w:t>
      </w:r>
      <w:r>
        <w:rPr>
          <w:i/>
          <w:iCs/>
        </w:rPr>
        <w:t xml:space="preserve">Chinchilla </w:t>
      </w:r>
      <w:proofErr w:type="spellStart"/>
      <w:r>
        <w:rPr>
          <w:i/>
          <w:iCs/>
        </w:rPr>
        <w:t>chinchilla</w:t>
      </w:r>
      <w:proofErr w:type="spellEnd"/>
      <w:r>
        <w:rPr>
          <w:sz w:val="24"/>
          <w:szCs w:val="24"/>
          <w:vertAlign w:val="superscript"/>
        </w:rPr>
        <w:footnoteReference w:id="2"/>
      </w:r>
      <w:r>
        <w:t xml:space="preserve">, </w:t>
      </w:r>
      <w:r>
        <w:rPr>
          <w:i/>
          <w:iCs/>
        </w:rPr>
        <w:t xml:space="preserve">Chinchilla </w:t>
      </w:r>
      <w:proofErr w:type="spellStart"/>
      <w:r>
        <w:rPr>
          <w:i/>
          <w:iCs/>
        </w:rPr>
        <w:t>lanigera</w:t>
      </w:r>
      <w:proofErr w:type="spellEnd"/>
      <w:r>
        <w:t xml:space="preserve">, </w:t>
      </w:r>
      <w:proofErr w:type="spellStart"/>
      <w:r>
        <w:rPr>
          <w:i/>
          <w:iCs/>
        </w:rPr>
        <w:t>Lagidium</w:t>
      </w:r>
      <w:proofErr w:type="spellEnd"/>
      <w:r>
        <w:rPr>
          <w:i/>
          <w:iCs/>
        </w:rPr>
        <w:t xml:space="preserve"> </w:t>
      </w:r>
      <w:proofErr w:type="spellStart"/>
      <w:r>
        <w:rPr>
          <w:i/>
          <w:iCs/>
        </w:rPr>
        <w:t>ahuacaense</w:t>
      </w:r>
      <w:proofErr w:type="spellEnd"/>
      <w:r>
        <w:t xml:space="preserve">, </w:t>
      </w:r>
      <w:proofErr w:type="spellStart"/>
      <w:r>
        <w:rPr>
          <w:i/>
          <w:iCs/>
        </w:rPr>
        <w:t>Lagidium</w:t>
      </w:r>
      <w:proofErr w:type="spellEnd"/>
      <w:r>
        <w:rPr>
          <w:i/>
          <w:iCs/>
        </w:rPr>
        <w:t xml:space="preserve"> </w:t>
      </w:r>
      <w:proofErr w:type="spellStart"/>
      <w:r>
        <w:rPr>
          <w:i/>
          <w:iCs/>
        </w:rPr>
        <w:t>viscacia</w:t>
      </w:r>
      <w:proofErr w:type="spellEnd"/>
      <w:r>
        <w:rPr>
          <w:i/>
          <w:iCs/>
          <w:vertAlign w:val="superscript"/>
        </w:rPr>
        <w:footnoteReference w:id="3"/>
      </w:r>
      <w:r>
        <w:t xml:space="preserve">, </w:t>
      </w:r>
      <w:proofErr w:type="spellStart"/>
      <w:r>
        <w:rPr>
          <w:i/>
          <w:iCs/>
        </w:rPr>
        <w:t>Lagidium</w:t>
      </w:r>
      <w:proofErr w:type="spellEnd"/>
      <w:r>
        <w:rPr>
          <w:i/>
          <w:iCs/>
        </w:rPr>
        <w:t xml:space="preserve"> </w:t>
      </w:r>
      <w:proofErr w:type="spellStart"/>
      <w:r>
        <w:rPr>
          <w:i/>
          <w:iCs/>
        </w:rPr>
        <w:t>wolffsohni</w:t>
      </w:r>
      <w:proofErr w:type="spellEnd"/>
      <w:r>
        <w:t xml:space="preserve"> and </w:t>
      </w:r>
      <w:proofErr w:type="spellStart"/>
      <w:r>
        <w:rPr>
          <w:i/>
          <w:iCs/>
        </w:rPr>
        <w:t>Dinomys</w:t>
      </w:r>
      <w:proofErr w:type="spellEnd"/>
      <w:r>
        <w:rPr>
          <w:i/>
          <w:iCs/>
        </w:rPr>
        <w:t xml:space="preserve"> </w:t>
      </w:r>
      <w:proofErr w:type="spellStart"/>
      <w:r>
        <w:rPr>
          <w:i/>
          <w:iCs/>
        </w:rPr>
        <w:t>branickii</w:t>
      </w:r>
      <w:proofErr w:type="spellEnd"/>
      <w:r>
        <w:t xml:space="preserve">) in our database. </w:t>
      </w:r>
      <w:commentRangeStart w:id="91"/>
      <w:r>
        <w:t xml:space="preserve">Such </w:t>
      </w:r>
      <w:commentRangeEnd w:id="91"/>
      <w:r w:rsidR="00331B36">
        <w:rPr>
          <w:rStyle w:val="Refdecomentario"/>
        </w:rPr>
        <w:commentReference w:id="91"/>
      </w:r>
      <w:r>
        <w:t>an incorporation avoided the artificial speciation rate inflation towards the present that we obtained when constraining ourselves to assign an occurrence of modern age (</w:t>
      </w:r>
      <w:r>
        <w:rPr>
          <w:i/>
          <w:iCs/>
        </w:rPr>
        <w:t>i</w:t>
      </w:r>
      <w:r>
        <w:t>.</w:t>
      </w:r>
      <w:r>
        <w:rPr>
          <w:i/>
          <w:iCs/>
        </w:rPr>
        <w:t>e</w:t>
      </w:r>
      <w:r>
        <w:t xml:space="preserve">., </w:t>
      </w:r>
      <w:proofErr w:type="spellStart"/>
      <w:r>
        <w:rPr>
          <w:rFonts w:ascii="Consolas" w:eastAsia="Consolas" w:hAnsi="Consolas" w:cs="Consolas"/>
        </w:rPr>
        <w:t>min_age</w:t>
      </w:r>
      <w:proofErr w:type="spellEnd"/>
      <w:r>
        <w:t xml:space="preserve"> = </w:t>
      </w:r>
      <w:proofErr w:type="spellStart"/>
      <w:r>
        <w:rPr>
          <w:rFonts w:ascii="Consolas" w:eastAsia="Consolas" w:hAnsi="Consolas" w:cs="Consolas"/>
        </w:rPr>
        <w:t>max_age</w:t>
      </w:r>
      <w:proofErr w:type="spellEnd"/>
      <w:r>
        <w:t xml:space="preserve"> = 0 Ma) to each of these taxa. Combining information from the fossil record and molecular phylogenies for macroevolutionary inference was already done for groups where a large proportion of the extant diversity is absent from the fossil record, like the elasmobranchs (</w:t>
      </w:r>
      <w:proofErr w:type="spellStart"/>
      <w:r>
        <w:t>Brée</w:t>
      </w:r>
      <w:proofErr w:type="spellEnd"/>
      <w:r>
        <w:t xml:space="preserve"> et al. 2022; Marion et al. 2025). These studies </w:t>
      </w:r>
      <w:r>
        <w:lastRenderedPageBreak/>
        <w:t xml:space="preserve">typically considered the divergence times leading to extant species (hereafter termed </w:t>
      </w:r>
      <m:oMath>
        <m:sSub>
          <m:sSubPr>
            <m:ctrlPr>
              <w:rPr>
                <w:rFonts w:ascii="Cambria Math" w:hAnsi="Cambria Math"/>
              </w:rPr>
            </m:ctrlPr>
          </m:sSubPr>
          <m:e>
            <m:r>
              <w:rPr>
                <w:rFonts w:ascii="Cambria Math" w:hAnsi="Cambria Math"/>
              </w:rPr>
              <m:t>T</m:t>
            </m:r>
          </m:e>
          <m:sub>
            <m:r>
              <w:rPr>
                <w:rFonts w:ascii="Cambria Math" w:hAnsi="Cambria Math"/>
              </w:rPr>
              <m:t>d,i</m:t>
            </m:r>
          </m:sub>
        </m:sSub>
      </m:oMath>
      <w:r>
        <w:t xml:space="preserve"> for a given species </w:t>
      </w:r>
      <m:oMath>
        <m:r>
          <w:rPr>
            <w:rFonts w:ascii="Cambria Math" w:hAnsi="Cambria Math"/>
          </w:rPr>
          <m:t>i</m:t>
        </m:r>
      </m:oMath>
      <w:r>
        <w:t xml:space="preserve">) as a proxy of </w:t>
      </w:r>
      <w:commentRangeStart w:id="92"/>
      <w:r>
        <w:t xml:space="preserve">extant species’ </w:t>
      </w:r>
      <w:commentRangeEnd w:id="92"/>
      <w:r w:rsidR="00771BA6">
        <w:rPr>
          <w:rStyle w:val="Refdecomentario"/>
        </w:rPr>
        <w:commentReference w:id="92"/>
      </w:r>
      <w:r>
        <w:t>times of origination (</w:t>
      </w:r>
      <m:oMath>
        <m:sSub>
          <m:sSubPr>
            <m:ctrlPr>
              <w:rPr>
                <w:rFonts w:ascii="Cambria Math" w:hAnsi="Cambria Math"/>
              </w:rPr>
            </m:ctrlPr>
          </m:sSubPr>
          <m:e>
            <m:r>
              <w:rPr>
                <w:rFonts w:ascii="Cambria Math" w:hAnsi="Cambria Math"/>
              </w:rPr>
              <m:t>T</m:t>
            </m:r>
          </m:e>
          <m:sub>
            <m:r>
              <w:rPr>
                <w:rFonts w:ascii="Cambria Math" w:hAnsi="Cambria Math"/>
              </w:rPr>
              <m:t>s,i</m:t>
            </m:r>
          </m:sub>
        </m:sSub>
      </m:oMath>
      <w:sdt>
        <w:sdtPr>
          <w:tag w:val="goog_rdk_4"/>
          <w:id w:val="-1670577922"/>
        </w:sdtPr>
        <w:sdtEndPr/>
        <w:sdtContent>
          <w:r w:rsidRPr="002F3C5F">
            <w:rPr>
              <w:rFonts w:eastAsia="Gungsuh"/>
              <w:rPrChange w:id="93" w:author="boivin.myriam63@gmail.com" w:date="2026-04-29T13:30:00Z">
                <w:rPr>
                  <w:rFonts w:ascii="Gungsuh" w:eastAsia="Gungsuh" w:hAnsi="Gungsuh" w:cs="Gungsuh"/>
                </w:rPr>
              </w:rPrChange>
            </w:rPr>
            <w:t xml:space="preserve">), and carried out their macroevolutionary inference out of a single combined origination and extinction times dataset − acknowledging that </w:t>
          </w:r>
          <w:commentRangeStart w:id="94"/>
          <w:r w:rsidRPr="002F3C5F">
            <w:rPr>
              <w:rFonts w:eastAsia="Gungsuh"/>
              <w:rPrChange w:id="95" w:author="boivin.myriam63@gmail.com" w:date="2026-04-29T13:30:00Z">
                <w:rPr>
                  <w:rFonts w:ascii="Gungsuh" w:eastAsia="Gungsuh" w:hAnsi="Gungsuh" w:cs="Gungsuh"/>
                </w:rPr>
              </w:rPrChange>
            </w:rPr>
            <w:t>extant species’ times</w:t>
          </w:r>
          <w:commentRangeEnd w:id="94"/>
          <w:r w:rsidR="002A065D">
            <w:rPr>
              <w:rStyle w:val="Refdecomentario"/>
            </w:rPr>
            <w:commentReference w:id="94"/>
          </w:r>
          <w:r w:rsidRPr="002F3C5F">
            <w:rPr>
              <w:rFonts w:eastAsia="Gungsuh"/>
              <w:rPrChange w:id="96" w:author="boivin.myriam63@gmail.com" w:date="2026-04-29T13:30:00Z">
                <w:rPr>
                  <w:rFonts w:ascii="Gungsuh" w:eastAsia="Gungsuh" w:hAnsi="Gungsuh" w:cs="Gungsuh"/>
                </w:rPr>
              </w:rPrChange>
            </w:rPr>
            <w:t xml:space="preserve"> of extinction were by definition equal to zero. Here, we propose to treat </w:t>
          </w:r>
        </w:sdtContent>
      </w:sdt>
      <m:oMath>
        <m:sSub>
          <m:sSubPr>
            <m:ctrlPr>
              <w:rPr>
                <w:rFonts w:ascii="Cambria Math" w:hAnsi="Cambria Math"/>
              </w:rPr>
            </m:ctrlPr>
          </m:sSubPr>
          <m:e>
            <m:r>
              <w:rPr>
                <w:rFonts w:ascii="Cambria Math" w:hAnsi="Cambria Math"/>
              </w:rPr>
              <m:t>T</m:t>
            </m:r>
          </m:e>
          <m:sub>
            <m:r>
              <w:rPr>
                <w:rFonts w:ascii="Cambria Math" w:hAnsi="Cambria Math"/>
              </w:rPr>
              <m:t>d,i</m:t>
            </m:r>
          </m:sub>
        </m:sSub>
      </m:oMath>
      <w:r>
        <w:t xml:space="preserve"> as a lower bound of </w:t>
      </w:r>
      <m:oMath>
        <m:sSub>
          <m:sSubPr>
            <m:ctrlPr>
              <w:rPr>
                <w:rFonts w:ascii="Cambria Math" w:hAnsi="Cambria Math"/>
              </w:rPr>
            </m:ctrlPr>
          </m:sSubPr>
          <m:e>
            <m:r>
              <w:rPr>
                <w:rFonts w:ascii="Cambria Math" w:hAnsi="Cambria Math"/>
              </w:rPr>
              <m:t>T</m:t>
            </m:r>
          </m:e>
          <m:sub>
            <m:r>
              <w:rPr>
                <w:rFonts w:ascii="Cambria Math" w:hAnsi="Cambria Math"/>
              </w:rPr>
              <m:t>s,i</m:t>
            </m:r>
          </m:sub>
        </m:sSub>
      </m:oMath>
      <w:r>
        <w:t xml:space="preserve">. Our approach therefore involves sampling virtual occurrences of each extant species </w:t>
      </w:r>
      <m:oMath>
        <m:r>
          <w:rPr>
            <w:rFonts w:ascii="Cambria Math" w:hAnsi="Cambria Math"/>
          </w:rPr>
          <m:t>i</m:t>
        </m:r>
      </m:oMath>
      <w:r>
        <w:t xml:space="preserve"> within </w:t>
      </w:r>
      <m:oMath>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d,i</m:t>
                </m:r>
              </m:sub>
            </m:sSub>
          </m:e>
        </m:d>
      </m:oMath>
      <w:r>
        <w:t xml:space="preserve">, and incorporating these virtual occurrences into the previously-introduced fossil occurrence database. Assuming sampling probability to decrease as we get closer to </w:t>
      </w:r>
      <m:oMath>
        <m:sSub>
          <m:sSubPr>
            <m:ctrlPr>
              <w:rPr>
                <w:rFonts w:ascii="Cambria Math" w:hAnsi="Cambria Math"/>
              </w:rPr>
            </m:ctrlPr>
          </m:sSubPr>
          <m:e>
            <m:r>
              <w:rPr>
                <w:rFonts w:ascii="Cambria Math" w:hAnsi="Cambria Math"/>
              </w:rPr>
              <m:t>T</m:t>
            </m:r>
          </m:e>
          <m:sub>
            <m:r>
              <w:rPr>
                <w:rFonts w:ascii="Cambria Math" w:hAnsi="Cambria Math"/>
              </w:rPr>
              <m:t>d,i</m:t>
            </m:r>
          </m:sub>
        </m:sSub>
      </m:oMath>
      <w:r>
        <w:t xml:space="preserve"> (Liow et al. 2010), we therefore randomly drew </w:t>
      </w:r>
      <m:oMath>
        <m:r>
          <w:rPr>
            <w:rFonts w:ascii="Cambria Math" w:hAnsi="Cambria Math"/>
          </w:rPr>
          <m:t>n</m:t>
        </m:r>
      </m:oMath>
      <w:r>
        <w:t xml:space="preserve"> occurrences of the species </w:t>
      </w:r>
      <m:oMath>
        <m:r>
          <w:rPr>
            <w:rFonts w:ascii="Cambria Math" w:hAnsi="Cambria Math"/>
          </w:rPr>
          <m:t>i</m:t>
        </m:r>
      </m:oMath>
      <w:r>
        <w:t xml:space="preserve"> from a truncated exponential distribution (</w:t>
      </w:r>
      <m:oMath>
        <m:sSup>
          <m:sSupPr>
            <m:ctrlPr>
              <w:rPr>
                <w:rFonts w:ascii="Cambria Math" w:hAnsi="Cambria Math"/>
              </w:rPr>
            </m:ctrlPr>
          </m:sSupPr>
          <m:e>
            <m:r>
              <w:rPr>
                <w:rFonts w:ascii="Cambria Math" w:hAnsi="Cambria Math"/>
              </w:rPr>
              <m:t>​</m:t>
            </m:r>
          </m:e>
          <m:sup>
            <m:r>
              <w:rPr>
                <w:rFonts w:ascii="Cambria Math" w:hAnsi="Cambria Math"/>
              </w:rPr>
              <m:t>tr</m:t>
            </m:r>
          </m:sup>
        </m:sSup>
        <m:r>
          <w:rPr>
            <w:rFonts w:ascii="Cambria Math" w:hAnsi="Cambria Math"/>
          </w:rPr>
          <m:t>ϵ</m:t>
        </m:r>
      </m:oMath>
      <w:r>
        <w:t xml:space="preserve">) of rate </w:t>
      </w:r>
      <m:oMath>
        <m:r>
          <w:rPr>
            <w:rFonts w:ascii="Cambria Math" w:hAnsi="Cambria Math"/>
          </w:rPr>
          <m:t>γ</m:t>
        </m:r>
      </m:oMath>
      <w:r>
        <w:t xml:space="preserve"> determined so that an arbitrary proportion </w:t>
      </w:r>
      <m:oMath>
        <m:r>
          <w:rPr>
            <w:rFonts w:ascii="Cambria Math" w:hAnsi="Cambria Math"/>
          </w:rPr>
          <m:t>α</m:t>
        </m:r>
      </m:oMath>
      <w:r>
        <w:t xml:space="preserve"> of the non-truncated distribution lies within </w:t>
      </w:r>
      <m:oMath>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d,i</m:t>
                </m:r>
              </m:sub>
            </m:sSub>
          </m:e>
        </m:d>
      </m:oMath>
      <w:r>
        <w:t xml:space="preserve"> (Figure S1). This leads to</w:t>
      </w:r>
    </w:p>
    <w:p w14:paraId="00000011" w14:textId="77777777" w:rsidR="00313650" w:rsidRDefault="00D01545">
      <w:pPr>
        <w:jc w:val="center"/>
      </w:pPr>
      <m:oMathPara>
        <m:oMath>
          <m:r>
            <w:rPr>
              <w:rFonts w:ascii="Cambria Math" w:hAnsi="Cambria Math"/>
            </w:rPr>
            <m:t>γ=</m:t>
          </m:r>
          <m:f>
            <m:fPr>
              <m:ctrlPr>
                <w:rPr>
                  <w:rFonts w:ascii="Cambria Math" w:hAnsi="Cambria Math"/>
                </w:rPr>
              </m:ctrlPr>
            </m:fPr>
            <m:num>
              <m:r>
                <w:rPr>
                  <w:rFonts w:ascii="Cambria Math" w:hAnsi="Cambria Math"/>
                </w:rPr>
                <m:t>-ln</m:t>
              </m:r>
              <m:d>
                <m:dPr>
                  <m:ctrlPr>
                    <w:rPr>
                      <w:rFonts w:ascii="Cambria Math" w:hAnsi="Cambria Math"/>
                    </w:rPr>
                  </m:ctrlPr>
                </m:dPr>
                <m:e>
                  <m:r>
                    <w:rPr>
                      <w:rFonts w:ascii="Cambria Math" w:hAnsi="Cambria Math"/>
                    </w:rPr>
                    <m:t>1-α</m:t>
                  </m:r>
                </m:e>
              </m:d>
            </m:num>
            <m:den>
              <m:sSub>
                <m:sSubPr>
                  <m:ctrlPr>
                    <w:rPr>
                      <w:rFonts w:ascii="Cambria Math" w:hAnsi="Cambria Math"/>
                    </w:rPr>
                  </m:ctrlPr>
                </m:sSubPr>
                <m:e>
                  <m:r>
                    <w:rPr>
                      <w:rFonts w:ascii="Cambria Math" w:hAnsi="Cambria Math"/>
                    </w:rPr>
                    <m:t>T</m:t>
                  </m:r>
                </m:e>
                <m:sub>
                  <m:r>
                    <w:rPr>
                      <w:rFonts w:ascii="Cambria Math" w:hAnsi="Cambria Math"/>
                    </w:rPr>
                    <m:t>d,i</m:t>
                  </m:r>
                </m:sub>
              </m:sSub>
            </m:den>
          </m:f>
        </m:oMath>
      </m:oMathPara>
    </w:p>
    <w:p w14:paraId="00000012" w14:textId="6DDEF625" w:rsidR="00313650" w:rsidRDefault="00D01545">
      <w:pPr>
        <w:spacing w:before="180" w:after="180" w:line="360" w:lineRule="auto"/>
        <w:ind w:firstLine="567"/>
        <w:jc w:val="both"/>
      </w:pPr>
      <w:r>
        <w:t xml:space="preserve">In </w:t>
      </w:r>
      <w:del w:id="97" w:author="boivin.myriam63@gmail.com" w:date="2026-04-29T13:31:00Z">
        <w:r w:rsidDel="000E7825">
          <w:delText>practise</w:delText>
        </w:r>
      </w:del>
      <w:ins w:id="98" w:author="boivin.myriam63@gmail.com" w:date="2026-04-29T13:31:00Z">
        <w:r w:rsidR="000E7825">
          <w:t>practice</w:t>
        </w:r>
      </w:ins>
      <w:r>
        <w:t xml:space="preserve">, we sampled </w:t>
      </w:r>
      <m:oMath>
        <m:r>
          <w:rPr>
            <w:rFonts w:ascii="Cambria Math" w:hAnsi="Cambria Math"/>
          </w:rPr>
          <m:t>n=10</m:t>
        </m:r>
      </m:oMath>
      <w:r>
        <w:t xml:space="preserve"> values </w:t>
      </w:r>
      <m:oMath>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m:t>
            </m:r>
          </m:sup>
        </m:sSubSup>
      </m:oMath>
      <w:r>
        <w:t xml:space="preserve"> from the 95% HPD of </w:t>
      </w:r>
      <m:oMath>
        <m:sSub>
          <m:sSubPr>
            <m:ctrlPr>
              <w:rPr>
                <w:rFonts w:ascii="Cambria Math" w:hAnsi="Cambria Math"/>
              </w:rPr>
            </m:ctrlPr>
          </m:sSubPr>
          <m:e>
            <m:r>
              <w:rPr>
                <w:rFonts w:ascii="Cambria Math" w:hAnsi="Cambria Math"/>
              </w:rPr>
              <m:t>T</m:t>
            </m:r>
          </m:e>
          <m:sub>
            <m:r>
              <w:rPr>
                <w:rFonts w:ascii="Cambria Math" w:hAnsi="Cambria Math"/>
              </w:rPr>
              <m:t>d,i</m:t>
            </m:r>
          </m:sub>
        </m:sSub>
      </m:oMath>
      <w:r>
        <w:t xml:space="preserve"> (Table S2). Since we did not have direct access to the distribution in itself but rather to its lower and upper bounds (respectively </w:t>
      </w:r>
      <m:oMath>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2.5%</m:t>
            </m:r>
          </m:sup>
        </m:sSubSup>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97.5%</m:t>
            </m:r>
          </m:sup>
        </m:sSubSup>
      </m:oMath>
      <w:r>
        <w:t xml:space="preserve">), we approximated it to a normal distribution of mean </w:t>
      </w:r>
      <m:oMath>
        <m:r>
          <w:rPr>
            <w:rFonts w:ascii="Cambria Math" w:hAnsi="Cambria Math"/>
          </w:rPr>
          <m:t>μ=</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97.5%</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2.5%</m:t>
                </m:r>
              </m:sup>
            </m:sSubSup>
          </m:num>
          <m:den>
            <m:r>
              <w:rPr>
                <w:rFonts w:ascii="Cambria Math" w:hAnsi="Cambria Math"/>
              </w:rPr>
              <m:t>2</m:t>
            </m:r>
          </m:den>
        </m:f>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97.5%</m:t>
                </m:r>
              </m:sup>
            </m:sSubSup>
            <m:r>
              <w:rPr>
                <w:rFonts w:ascii="Cambria Math" w:hAnsi="Cambria Math"/>
              </w:rPr>
              <m:t>-μ</m:t>
            </m:r>
          </m:num>
          <m:den>
            <m:r>
              <w:rPr>
                <w:rFonts w:ascii="Cambria Math" w:hAnsi="Cambria Math"/>
              </w:rPr>
              <m:t>1.96</m:t>
            </m:r>
          </m:den>
        </m:f>
      </m:oMath>
      <w:r>
        <w:t xml:space="preserve">. Then, for each of the 10 </w:t>
      </w:r>
      <m:oMath>
        <m:sSubSup>
          <m:sSubSupPr>
            <m:ctrlPr>
              <w:rPr>
                <w:rFonts w:ascii="Cambria Math" w:hAnsi="Cambria Math"/>
              </w:rPr>
            </m:ctrlPr>
          </m:sSubSupPr>
          <m:e>
            <m:r>
              <w:rPr>
                <w:rFonts w:ascii="Cambria Math" w:hAnsi="Cambria Math"/>
              </w:rPr>
              <m:t>T</m:t>
            </m:r>
          </m:e>
          <m:sub>
            <m:r>
              <w:rPr>
                <w:rFonts w:ascii="Cambria Math" w:hAnsi="Cambria Math"/>
              </w:rPr>
              <m:t>d,i</m:t>
            </m:r>
          </m:sub>
          <m:sup>
            <m:r>
              <w:rPr>
                <w:rFonts w:ascii="Cambria Math" w:hAnsi="Cambria Math"/>
              </w:rPr>
              <m:t>⋆</m:t>
            </m:r>
          </m:sup>
        </m:sSubSup>
      </m:oMath>
      <w:r>
        <w:t xml:space="preserve"> values, we sampled the minimum and maximum ages of a virtual occurrence from </w:t>
      </w:r>
      <m:oMath>
        <m:sSup>
          <m:sSupPr>
            <m:ctrlPr>
              <w:rPr>
                <w:rFonts w:ascii="Cambria Math" w:hAnsi="Cambria Math"/>
              </w:rPr>
            </m:ctrlPr>
          </m:sSupPr>
          <m:e>
            <m:r>
              <w:rPr>
                <w:rFonts w:ascii="Cambria Math" w:hAnsi="Cambria Math"/>
              </w:rPr>
              <m:t>​</m:t>
            </m:r>
          </m:e>
          <m:sup>
            <m:r>
              <w:rPr>
                <w:rFonts w:ascii="Cambria Math" w:hAnsi="Cambria Math"/>
              </w:rPr>
              <m:t>tr</m:t>
            </m:r>
          </m:sup>
        </m:sSup>
        <m:r>
          <w:rPr>
            <w:rFonts w:ascii="Cambria Math" w:hAnsi="Cambria Math"/>
          </w:rPr>
          <m:t>ϵ</m:t>
        </m:r>
        <m:d>
          <m:dPr>
            <m:ctrlPr>
              <w:rPr>
                <w:rFonts w:ascii="Cambria Math" w:hAnsi="Cambria Math"/>
              </w:rPr>
            </m:ctrlPr>
          </m:dPr>
          <m:e>
            <m:r>
              <w:rPr>
                <w:rFonts w:ascii="Cambria Math" w:hAnsi="Cambria Math"/>
              </w:rPr>
              <m:t>γ</m:t>
            </m:r>
          </m:e>
        </m:d>
      </m:oMath>
      <w:r>
        <w:t xml:space="preserve"> by setting </w:t>
      </w:r>
      <m:oMath>
        <m:r>
          <w:rPr>
            <w:rFonts w:ascii="Cambria Math" w:hAnsi="Cambria Math"/>
          </w:rPr>
          <m:t>α=0.5</m:t>
        </m:r>
      </m:oMath>
      <w:r>
        <w:t xml:space="preserve">, except for </w:t>
      </w:r>
      <w:proofErr w:type="spellStart"/>
      <w:r>
        <w:rPr>
          <w:i/>
          <w:iCs/>
        </w:rPr>
        <w:t>Dinomys</w:t>
      </w:r>
      <w:proofErr w:type="spellEnd"/>
      <w:r>
        <w:rPr>
          <w:i/>
          <w:iCs/>
        </w:rPr>
        <w:t xml:space="preserve"> </w:t>
      </w:r>
      <w:proofErr w:type="spellStart"/>
      <w:r>
        <w:rPr>
          <w:i/>
          <w:iCs/>
        </w:rPr>
        <w:t>branickii</w:t>
      </w:r>
      <w:proofErr w:type="spellEnd"/>
      <w:r>
        <w:t xml:space="preserve">. Indeed, given that the divergence time of </w:t>
      </w:r>
      <w:r>
        <w:rPr>
          <w:i/>
          <w:iCs/>
        </w:rPr>
        <w:t xml:space="preserve">D. </w:t>
      </w:r>
      <w:proofErr w:type="spellStart"/>
      <w:r>
        <w:rPr>
          <w:i/>
          <w:iCs/>
        </w:rPr>
        <w:t>branickii</w:t>
      </w:r>
      <w:proofErr w:type="spellEnd"/>
      <w:r>
        <w:t xml:space="preserve"> with the rest of the extant representatives of the clade (</w:t>
      </w:r>
      <m:oMath>
        <m:sSub>
          <m:sSubPr>
            <m:ctrlPr>
              <w:rPr>
                <w:rFonts w:ascii="Cambria Math" w:hAnsi="Cambria Math"/>
              </w:rPr>
            </m:ctrlPr>
          </m:sSubPr>
          <m:e>
            <m:r>
              <w:rPr>
                <w:rFonts w:ascii="Cambria Math" w:hAnsi="Cambria Math"/>
              </w:rPr>
              <m:t>T</m:t>
            </m:r>
          </m:e>
          <m:sub>
            <m:r>
              <w:rPr>
                <w:rFonts w:ascii="Cambria Math" w:hAnsi="Cambria Math"/>
              </w:rPr>
              <m:t>d,branickii</m:t>
            </m:r>
          </m:sub>
        </m:sSub>
      </m:oMath>
      <w:r>
        <w:t xml:space="preserve">) is too ancient to be reasonably considered as an approximation of the time when the species originated (HPD 95% = </w:t>
      </w:r>
      <m:oMath>
        <m:d>
          <m:dPr>
            <m:begChr m:val="["/>
            <m:endChr m:val="]"/>
            <m:ctrlPr>
              <w:rPr>
                <w:rFonts w:ascii="Cambria Math" w:hAnsi="Cambria Math"/>
              </w:rPr>
            </m:ctrlPr>
          </m:dPr>
          <m:e>
            <m:r>
              <w:rPr>
                <w:rFonts w:ascii="Cambria Math" w:hAnsi="Cambria Math"/>
              </w:rPr>
              <m:t>16.5,24.8</m:t>
            </m:r>
          </m:e>
        </m:d>
      </m:oMath>
      <w:r>
        <w:t xml:space="preserve"> Ma), we set </w:t>
      </w:r>
      <m:oMath>
        <m:r>
          <w:rPr>
            <w:rFonts w:ascii="Cambria Math" w:hAnsi="Cambria Math"/>
          </w:rPr>
          <m:t>α=0.999</m:t>
        </m:r>
      </m:oMath>
      <w:r>
        <w:t xml:space="preserve">. By doing so, we made it almost impossible to sample an occurrence maximum age close to </w:t>
      </w:r>
      <m:oMath>
        <m:sSub>
          <m:sSubPr>
            <m:ctrlPr>
              <w:rPr>
                <w:rFonts w:ascii="Cambria Math" w:hAnsi="Cambria Math"/>
              </w:rPr>
            </m:ctrlPr>
          </m:sSubPr>
          <m:e>
            <m:r>
              <w:rPr>
                <w:rFonts w:ascii="Cambria Math" w:hAnsi="Cambria Math"/>
              </w:rPr>
              <m:t>T</m:t>
            </m:r>
          </m:e>
          <m:sub>
            <m:r>
              <w:rPr>
                <w:rFonts w:ascii="Cambria Math" w:hAnsi="Cambria Math"/>
              </w:rPr>
              <m:t>d,branickii</m:t>
            </m:r>
          </m:sub>
        </m:sSub>
      </m:oMath>
      <w:r>
        <w:t>.</w:t>
      </w:r>
    </w:p>
    <w:p w14:paraId="00000013" w14:textId="77777777" w:rsidR="00313650" w:rsidRDefault="00D01545">
      <w:pPr>
        <w:spacing w:before="180" w:after="180" w:line="360" w:lineRule="auto"/>
        <w:ind w:firstLine="567"/>
        <w:jc w:val="both"/>
      </w:pPr>
      <w:r>
        <w:t>All this resulted in one species-level database (537 occurrences, 124 species, including 57 singletons) and one genus-level database (769 occurrences, 61 genera, including 13 singletons), spanning the entire lifespan of the clade (from the latest Eocene to present).</w:t>
      </w:r>
    </w:p>
    <w:p w14:paraId="00000014" w14:textId="678EA2D0" w:rsidR="00313650" w:rsidRDefault="0021397A">
      <w:pPr>
        <w:spacing w:before="180" w:after="180" w:line="360" w:lineRule="auto"/>
        <w:ind w:firstLine="720"/>
        <w:jc w:val="both"/>
      </w:pPr>
      <w:sdt>
        <w:sdtPr>
          <w:tag w:val="goog_rdk_5"/>
          <w:id w:val="1652224131"/>
        </w:sdtPr>
        <w:sdtEndPr/>
        <w:sdtContent>
          <w:r w:rsidR="00D01545" w:rsidRPr="001F190E">
            <w:rPr>
              <w:rFonts w:eastAsia="Gungsuh"/>
              <w:rPrChange w:id="99" w:author="boivin.myriam63@gmail.com" w:date="2026-04-29T13:32:00Z">
                <w:rPr>
                  <w:rFonts w:ascii="Gungsuh" w:eastAsia="Gungsuh" w:hAnsi="Gungsuh" w:cs="Gungsuh"/>
                </w:rPr>
              </w:rPrChange>
            </w:rPr>
            <w:t xml:space="preserve">On the basis of their sampling location, occurrences were binned into three spatial domains: Tropical, Extratropical, and Caribbean. This spatial binning was conducted to guide the simulation step of </w:t>
          </w:r>
          <w:proofErr w:type="spellStart"/>
          <w:r w:rsidR="00D01545" w:rsidRPr="001F190E">
            <w:rPr>
              <w:rFonts w:eastAsia="Gungsuh"/>
              <w:rPrChange w:id="100" w:author="boivin.myriam63@gmail.com" w:date="2026-04-29T13:32:00Z">
                <w:rPr>
                  <w:rFonts w:ascii="Gungsuh" w:eastAsia="Gungsuh" w:hAnsi="Gungsuh" w:cs="Gungsuh"/>
                </w:rPr>
              </w:rPrChange>
            </w:rPr>
            <w:t>DeepDive</w:t>
          </w:r>
          <w:proofErr w:type="spellEnd"/>
          <w:r w:rsidR="00D01545" w:rsidRPr="001F190E">
            <w:rPr>
              <w:rFonts w:eastAsia="Gungsuh"/>
              <w:rPrChange w:id="101" w:author="boivin.myriam63@gmail.com" w:date="2026-04-29T13:32:00Z">
                <w:rPr>
                  <w:rFonts w:ascii="Gungsuh" w:eastAsia="Gungsuh" w:hAnsi="Gungsuh" w:cs="Gungsuh"/>
                </w:rPr>
              </w:rPrChange>
            </w:rPr>
            <w:t xml:space="preserve"> − see next sections. </w:t>
          </w:r>
        </w:sdtContent>
      </w:sdt>
      <w:r w:rsidR="00D01545">
        <w:t xml:space="preserve">Due to the substantially fragmented nature of the West Indian fossil record, the latter domain – only encompassing five species, </w:t>
      </w:r>
      <m:oMath>
        <m:r>
          <w:ins w:id="102" w:author="boivin.myriam63@gmail.com" w:date="2026-04-29T13:32:00Z">
            <w:rPr>
              <w:rFonts w:ascii="Cambria Math" w:hAnsi="Cambria Math"/>
            </w:rPr>
            <m:t>†</m:t>
          </w:ins>
        </m:r>
      </m:oMath>
      <w:r w:rsidR="00D01545">
        <w:rPr>
          <w:i/>
          <w:iCs/>
        </w:rPr>
        <w:t>Borikenomys praecursor</w:t>
      </w:r>
      <w:r w:rsidR="00D01545">
        <w:t xml:space="preserve">, </w:t>
      </w:r>
      <m:oMath>
        <m:r>
          <w:ins w:id="103" w:author="boivin.myriam63@gmail.com" w:date="2026-04-29T13:32:00Z">
            <w:rPr>
              <w:rFonts w:ascii="Cambria Math" w:hAnsi="Cambria Math"/>
            </w:rPr>
            <m:t>†</m:t>
          </w:ins>
        </m:r>
      </m:oMath>
      <w:r w:rsidR="00D01545">
        <w:rPr>
          <w:i/>
          <w:iCs/>
        </w:rPr>
        <w:t>Amblyrhiza inundata</w:t>
      </w:r>
      <w:r w:rsidR="00D01545">
        <w:t xml:space="preserve">, </w:t>
      </w:r>
      <m:oMath>
        <m:r>
          <w:ins w:id="104" w:author="boivin.myriam63@gmail.com" w:date="2026-04-29T13:32:00Z">
            <w:rPr>
              <w:rFonts w:ascii="Cambria Math" w:hAnsi="Cambria Math"/>
            </w:rPr>
            <m:t>†</m:t>
          </w:ins>
        </m:r>
      </m:oMath>
      <w:r w:rsidR="00D01545">
        <w:rPr>
          <w:i/>
          <w:iCs/>
        </w:rPr>
        <w:t>Elasmodontomys obliquus</w:t>
      </w:r>
      <w:r w:rsidR="00D01545">
        <w:t xml:space="preserve">, </w:t>
      </w:r>
      <m:oMath>
        <m:r>
          <w:ins w:id="105" w:author="boivin.myriam63@gmail.com" w:date="2026-04-29T13:32:00Z">
            <w:rPr>
              <w:rFonts w:ascii="Cambria Math" w:hAnsi="Cambria Math"/>
            </w:rPr>
            <m:t>†</m:t>
          </w:ins>
        </m:r>
      </m:oMath>
      <w:r w:rsidR="00D01545">
        <w:rPr>
          <w:i/>
          <w:iCs/>
        </w:rPr>
        <w:t>Clidomys osborni</w:t>
      </w:r>
      <w:r w:rsidR="00D01545">
        <w:t xml:space="preserve"> and </w:t>
      </w:r>
      <m:oMath>
        <m:r>
          <w:ins w:id="106" w:author="boivin.myriam63@gmail.com" w:date="2026-04-29T13:32:00Z">
            <w:rPr>
              <w:rFonts w:ascii="Cambria Math" w:hAnsi="Cambria Math"/>
            </w:rPr>
            <m:t>†</m:t>
          </w:ins>
        </m:r>
      </m:oMath>
      <w:r w:rsidR="00D01545">
        <w:rPr>
          <w:i/>
          <w:iCs/>
        </w:rPr>
        <w:t>Quemisia gravis</w:t>
      </w:r>
      <w:r w:rsidR="00D01545">
        <w:t xml:space="preserve"> – was very structured in time, only covering the Quaternary, with the notable exception of a single late early Oligocene occurrence (</w:t>
      </w:r>
      <m:oMath>
        <m:r>
          <w:ins w:id="107" w:author="boivin.myriam63@gmail.com" w:date="2026-04-29T13:35:00Z">
            <w:rPr>
              <w:rFonts w:ascii="Cambria Math" w:hAnsi="Cambria Math"/>
            </w:rPr>
            <m:t>†</m:t>
          </w:ins>
        </m:r>
      </m:oMath>
      <w:r w:rsidR="00D01545">
        <w:rPr>
          <w:i/>
          <w:iCs/>
        </w:rPr>
        <w:t>B. praecursor</w:t>
      </w:r>
      <w:r w:rsidR="00D01545">
        <w:t>). Analyses with and without these taxa were thus conducted.</w:t>
      </w:r>
    </w:p>
    <w:p w14:paraId="00000015" w14:textId="77777777" w:rsidR="00313650" w:rsidRDefault="00D01545">
      <w:pPr>
        <w:pStyle w:val="Ttulo2"/>
        <w:keepNext w:val="0"/>
        <w:keepLines w:val="0"/>
        <w:spacing w:before="360" w:after="80" w:line="360" w:lineRule="auto"/>
        <w:jc w:val="both"/>
      </w:pPr>
      <w:bookmarkStart w:id="108" w:name="_heading=h.3qtg6rgizju9" w:colFirst="0" w:colLast="0"/>
      <w:bookmarkEnd w:id="108"/>
      <w:r>
        <w:rPr>
          <w:sz w:val="26"/>
          <w:szCs w:val="26"/>
        </w:rPr>
        <w:lastRenderedPageBreak/>
        <w:t>Trait data collection</w:t>
      </w:r>
    </w:p>
    <w:p w14:paraId="00000016" w14:textId="77777777" w:rsidR="00313650" w:rsidRDefault="00D01545">
      <w:pPr>
        <w:spacing w:before="180" w:after="180" w:line="360" w:lineRule="auto"/>
        <w:ind w:firstLine="720"/>
        <w:jc w:val="both"/>
      </w:pPr>
      <w:r>
        <w:t xml:space="preserve">On the basis of body mass reconstructions carried out from cranial and dental proxies detailed in Boivin et al. (2024), complemented with a literature review, species were classified in six body size categories: XS (&lt;0.5kg), S (0.5–1kg), M (1–10kg), L (10–100kg), XL (100–200kg) and XXL (&gt;200kg; </w:t>
      </w:r>
      <w:r>
        <w:rPr>
          <w:b/>
          <w:bCs/>
        </w:rPr>
        <w:t xml:space="preserve">Supp. </w:t>
      </w:r>
      <w:r>
        <w:t>XXX).</w:t>
      </w:r>
    </w:p>
    <w:p w14:paraId="00000017" w14:textId="77777777" w:rsidR="00313650" w:rsidRDefault="00D01545">
      <w:pPr>
        <w:spacing w:before="180" w:after="180" w:line="360" w:lineRule="auto"/>
        <w:ind w:firstLine="720"/>
        <w:jc w:val="both"/>
      </w:pPr>
      <w:r>
        <w:t xml:space="preserve">We scored the tooth growth types of the upper molars mainly based on the </w:t>
      </w:r>
      <w:proofErr w:type="spellStart"/>
      <w:r>
        <w:t>hypsodonty</w:t>
      </w:r>
      <w:proofErr w:type="spellEnd"/>
      <w:r>
        <w:t xml:space="preserve"> index (HI), which corresponds to the crown height of a maximum unworn tooth / its anteroposterior length or labiolingual width (Van </w:t>
      </w:r>
      <w:proofErr w:type="spellStart"/>
      <w:r>
        <w:t>Valen</w:t>
      </w:r>
      <w:proofErr w:type="spellEnd"/>
      <w:r>
        <w:t xml:space="preserve"> 1960; Janis 1988; </w:t>
      </w:r>
      <w:r>
        <w:rPr>
          <w:b/>
          <w:bCs/>
        </w:rPr>
        <w:t>Supp.</w:t>
      </w:r>
      <w:r>
        <w:t xml:space="preserve"> XXX). We recognized four categories: brachydont (HI &lt; 0.9, rooted), </w:t>
      </w:r>
      <w:proofErr w:type="spellStart"/>
      <w:r>
        <w:t>mesodont</w:t>
      </w:r>
      <w:proofErr w:type="spellEnd"/>
      <w:r>
        <w:t xml:space="preserve"> (0.9 &lt; HI &lt; 1.1, rooted), </w:t>
      </w:r>
      <w:proofErr w:type="spellStart"/>
      <w:r>
        <w:t>protohypsodont</w:t>
      </w:r>
      <w:proofErr w:type="spellEnd"/>
      <w:r>
        <w:t xml:space="preserve"> (HI&gt;1.1, rooted), and </w:t>
      </w:r>
      <w:proofErr w:type="spellStart"/>
      <w:r>
        <w:t>euhypsodont</w:t>
      </w:r>
      <w:proofErr w:type="spellEnd"/>
      <w:r>
        <w:t xml:space="preserve"> (HI &gt; 1.1, unrooted; </w:t>
      </w:r>
      <w:proofErr w:type="spellStart"/>
      <w:r>
        <w:t>Mones</w:t>
      </w:r>
      <w:proofErr w:type="spellEnd"/>
      <w:r>
        <w:t xml:space="preserve"> 1982; Pérez 2010). The category scoring is derived from literature sources, observations and unpublished measurements made by the authors.</w:t>
      </w:r>
    </w:p>
    <w:p w14:paraId="00000018" w14:textId="77777777" w:rsidR="00313650" w:rsidRDefault="00D01545">
      <w:pPr>
        <w:pStyle w:val="Ttulo2"/>
        <w:keepNext w:val="0"/>
        <w:keepLines w:val="0"/>
        <w:spacing w:before="360" w:after="80" w:line="360" w:lineRule="auto"/>
        <w:jc w:val="both"/>
      </w:pPr>
      <w:bookmarkStart w:id="109" w:name="_heading=h.ki89kdfg5k2x" w:colFirst="0" w:colLast="0"/>
      <w:bookmarkEnd w:id="109"/>
      <w:proofErr w:type="spellStart"/>
      <w:r>
        <w:rPr>
          <w:sz w:val="26"/>
          <w:szCs w:val="26"/>
        </w:rPr>
        <w:t>Palaeodiversity</w:t>
      </w:r>
      <w:proofErr w:type="spellEnd"/>
      <w:r>
        <w:rPr>
          <w:sz w:val="26"/>
          <w:szCs w:val="26"/>
        </w:rPr>
        <w:t xml:space="preserve"> and diversification inference from the fossil record</w:t>
      </w:r>
    </w:p>
    <w:p w14:paraId="00000019" w14:textId="5C096913" w:rsidR="00313650" w:rsidRDefault="00D01545">
      <w:pPr>
        <w:spacing w:before="180" w:after="180" w:line="360" w:lineRule="auto"/>
        <w:ind w:firstLine="567"/>
        <w:jc w:val="both"/>
      </w:pPr>
      <w:r>
        <w:t xml:space="preserve">Our occurrence database was first </w:t>
      </w:r>
      <w:proofErr w:type="spellStart"/>
      <w:r>
        <w:t>analysed</w:t>
      </w:r>
      <w:proofErr w:type="spellEnd"/>
      <w:r>
        <w:t xml:space="preserve"> using </w:t>
      </w:r>
      <w:proofErr w:type="spellStart"/>
      <w:r>
        <w:t>PyRate</w:t>
      </w:r>
      <w:proofErr w:type="spellEnd"/>
      <w:r>
        <w:t xml:space="preserve"> v3.1.3 (Silvestro et al. 2014, 2019). </w:t>
      </w:r>
      <w:proofErr w:type="gramStart"/>
      <w:r>
        <w:t>Genus</w:t>
      </w:r>
      <w:proofErr w:type="gramEnd"/>
      <w:r>
        <w:t xml:space="preserve"> origination and extinction times (altogether forming the </w:t>
      </w:r>
      <w:proofErr w:type="spellStart"/>
      <w:r>
        <w:t>palaeodiversity</w:t>
      </w:r>
      <w:proofErr w:type="spellEnd"/>
      <w:r>
        <w:t>) and the underlying diversification process (</w:t>
      </w:r>
      <w:r>
        <w:rPr>
          <w:i/>
          <w:iCs/>
        </w:rPr>
        <w:t>i</w:t>
      </w:r>
      <w:r>
        <w:t>.</w:t>
      </w:r>
      <w:r>
        <w:rPr>
          <w:i/>
          <w:iCs/>
        </w:rPr>
        <w:t>e</w:t>
      </w:r>
      <w:r>
        <w:t>., origination and extinction rates) were jointly estimated in a Bayesian framework accounting for preservation heterogeneity, and approximated through Reversible-Jump Markov Chain Monte Carlo (</w:t>
      </w:r>
      <w:proofErr w:type="spellStart"/>
      <w:r>
        <w:t>rjMCMC</w:t>
      </w:r>
      <w:proofErr w:type="spellEnd"/>
      <w:r>
        <w:t xml:space="preserve">). We ran the </w:t>
      </w:r>
      <w:proofErr w:type="spellStart"/>
      <w:r>
        <w:t>rjMCMC</w:t>
      </w:r>
      <w:proofErr w:type="spellEnd"/>
      <w:r>
        <w:t xml:space="preserve"> algorithm for 10 million iterations, sampling every 10,000. We used a time-dependent preservation process allowing for preservation rate shift between geological stages (Figure S1). We allowed preservation rates to vary between lineages according to a </w:t>
      </w:r>
      <w:r>
        <w:rPr>
          <w:i/>
          <w:iCs/>
        </w:rPr>
        <w:t>Gamma</w:t>
      </w:r>
      <w:r>
        <w:t xml:space="preserve"> model. These analyses were replicated 20 times after randomly sampling fossil ages between each occurrence’s upper and lower age boundaries. MCMC runs that achieved convergence, </w:t>
      </w:r>
      <w:proofErr w:type="spellStart"/>
      <w:proofErr w:type="gramStart"/>
      <w:r>
        <w:rPr>
          <w:i/>
          <w:iCs/>
        </w:rPr>
        <w:t>i</w:t>
      </w:r>
      <w:r>
        <w:t>,</w:t>
      </w:r>
      <w:r>
        <w:rPr>
          <w:i/>
          <w:iCs/>
        </w:rPr>
        <w:t>e</w:t>
      </w:r>
      <w:proofErr w:type="spellEnd"/>
      <w:r>
        <w:t>.</w:t>
      </w:r>
      <w:proofErr w:type="gramEnd"/>
      <w:r>
        <w:t>, with Effective Sample Size (ESS) over 200 (</w:t>
      </w:r>
      <m:oMath>
        <m:r>
          <w:rPr>
            <w:rFonts w:ascii="Cambria Math" w:hAnsi="Cambria Math"/>
          </w:rPr>
          <m:t>n=20</m:t>
        </m:r>
      </m:oMath>
      <w:r>
        <w:t xml:space="preserve">, Figure S3) were further combined. To evaluate the robustness of our analyses, we conducted sensitivity analyses by removing singletons from the input occurrence database and </w:t>
      </w:r>
      <w:proofErr w:type="spellStart"/>
      <w:r>
        <w:t>analysed</w:t>
      </w:r>
      <w:proofErr w:type="spellEnd"/>
      <w:r>
        <w:t xml:space="preserve"> our database at the genus level. Parameter convergence was monitored using the </w:t>
      </w:r>
      <w:proofErr w:type="spellStart"/>
      <w:r>
        <w:t>pymc</w:t>
      </w:r>
      <w:proofErr w:type="spellEnd"/>
      <w:r>
        <w:t xml:space="preserve"> </w:t>
      </w:r>
      <w:ins w:id="110" w:author="boivin.myriam63@gmail.com" w:date="2026-04-30T09:45:00Z">
        <w:r w:rsidR="003651D3">
          <w:t>v</w:t>
        </w:r>
      </w:ins>
      <w:r>
        <w:t xml:space="preserve">5.9.2 python library, and we considered parameters achieved convergence following the same criterion as before (ESS </w:t>
      </w:r>
      <m:oMath>
        <m:r>
          <w:rPr>
            <w:rFonts w:ascii="Cambria Math" w:hAnsi="Cambria Math"/>
          </w:rPr>
          <m:t>&gt;</m:t>
        </m:r>
      </m:oMath>
      <w:r>
        <w:t xml:space="preserve"> 200).</w:t>
      </w:r>
    </w:p>
    <w:p w14:paraId="0000001A" w14:textId="77777777" w:rsidR="00313650" w:rsidRDefault="00D01545">
      <w:pPr>
        <w:spacing w:before="180" w:after="180" w:line="360" w:lineRule="auto"/>
        <w:ind w:firstLine="567"/>
        <w:jc w:val="both"/>
      </w:pPr>
      <w:r>
        <w:t xml:space="preserve">In order to obtain an alternative perspective on the temporal patterns of </w:t>
      </w:r>
      <w:proofErr w:type="spellStart"/>
      <w:r>
        <w:t>chinchilloid</w:t>
      </w:r>
      <w:proofErr w:type="spellEnd"/>
      <w:r>
        <w:t xml:space="preserve"> diversity accounting for the incompleteness of the fossil record differently (</w:t>
      </w:r>
      <w:r>
        <w:rPr>
          <w:i/>
          <w:iCs/>
        </w:rPr>
        <w:t>i</w:t>
      </w:r>
      <w:r>
        <w:t>.</w:t>
      </w:r>
      <w:r>
        <w:rPr>
          <w:i/>
          <w:iCs/>
        </w:rPr>
        <w:t>e</w:t>
      </w:r>
      <w:r>
        <w:t xml:space="preserve">., without explicitly modelling it), we used the recently-developed fossil-based </w:t>
      </w:r>
      <w:proofErr w:type="spellStart"/>
      <w:r>
        <w:t>palaeodiversity</w:t>
      </w:r>
      <w:proofErr w:type="spellEnd"/>
      <w:r>
        <w:t xml:space="preserve"> reconstruction framework implemented in </w:t>
      </w:r>
      <w:proofErr w:type="spellStart"/>
      <w:r>
        <w:t>DeepDive</w:t>
      </w:r>
      <w:proofErr w:type="spellEnd"/>
      <w:r>
        <w:t xml:space="preserve"> v1.0.28 (Cooper et al. 2024). </w:t>
      </w:r>
      <w:proofErr w:type="spellStart"/>
      <w:r>
        <w:t>DeepDive</w:t>
      </w:r>
      <w:proofErr w:type="spellEnd"/>
      <w:r>
        <w:t xml:space="preserve"> uses a biodiversity simulator based on a spatially-explicit birth-death process to simulate diversity trajectories of virtual clades. It further applies several filters (both acting as </w:t>
      </w:r>
      <w:proofErr w:type="spellStart"/>
      <w:r>
        <w:t>fossilisation</w:t>
      </w:r>
      <w:proofErr w:type="spellEnd"/>
      <w:r>
        <w:t xml:space="preserve"> and sampling processes in a spatially-constrained manner) to 'degrade' simulated </w:t>
      </w:r>
      <w:r>
        <w:lastRenderedPageBreak/>
        <w:t>diversities and in turn simulate the fossil record. Simulation parameters (</w:t>
      </w:r>
      <w:r>
        <w:rPr>
          <w:i/>
          <w:iCs/>
        </w:rPr>
        <w:t>e</w:t>
      </w:r>
      <w:r>
        <w:t>.</w:t>
      </w:r>
      <w:r>
        <w:rPr>
          <w:i/>
          <w:iCs/>
        </w:rPr>
        <w:t>g</w:t>
      </w:r>
      <w:r>
        <w:t xml:space="preserve">., sample size, number of regions, …) can be user-tuned so that simulated scenarios reflect more any empirical case study. Then, a deep-learning model relying on recursive neural networks is trained to predict </w:t>
      </w:r>
      <w:proofErr w:type="spellStart"/>
      <w:r>
        <w:t>palaeodiversity</w:t>
      </w:r>
      <w:proofErr w:type="spellEnd"/>
      <w:r>
        <w:t xml:space="preserve"> from a set of features directly extracted from the simulated fossil record (</w:t>
      </w:r>
      <w:r>
        <w:rPr>
          <w:i/>
          <w:iCs/>
        </w:rPr>
        <w:t>e</w:t>
      </w:r>
      <w:r>
        <w:t>.</w:t>
      </w:r>
      <w:r>
        <w:rPr>
          <w:i/>
          <w:iCs/>
        </w:rPr>
        <w:t>g</w:t>
      </w:r>
      <w:r>
        <w:t xml:space="preserve">., number of singletons, range-through diversity, …) given the complete simulated diversity as a ground truth (supervised learning), within a user-defined set of time bins. Once the model achieves a satisfying training level (quantified with a loss function, see Table S1), the same features are extracted from the empirical set of fossil occurrences and fed into the trained neural network to get an estimate of </w:t>
      </w:r>
      <w:proofErr w:type="spellStart"/>
      <w:r>
        <w:t>palaeodiversity</w:t>
      </w:r>
      <w:proofErr w:type="spellEnd"/>
      <w:r>
        <w:t xml:space="preserve"> through time.</w:t>
      </w:r>
    </w:p>
    <w:p w14:paraId="0000001B" w14:textId="77777777" w:rsidR="00313650" w:rsidRDefault="00D01545">
      <w:pPr>
        <w:spacing w:before="180" w:after="180" w:line="360" w:lineRule="auto"/>
        <w:ind w:firstLine="567"/>
        <w:jc w:val="both"/>
      </w:pPr>
      <w:r>
        <w:t xml:space="preserve">In practice, we ran </w:t>
      </w:r>
      <w:proofErr w:type="spellStart"/>
      <w:r>
        <w:t>DeepDive</w:t>
      </w:r>
      <w:proofErr w:type="spellEnd"/>
      <w:r>
        <w:t xml:space="preserve"> from configuration files produced with the R package </w:t>
      </w:r>
      <w:proofErr w:type="spellStart"/>
      <w:r>
        <w:t>DeepDiveR</w:t>
      </w:r>
      <w:proofErr w:type="spellEnd"/>
      <w:r>
        <w:t xml:space="preserve"> v1.0 (Cooper et al. 2025). Below, we provide an overview of our motivations behind some parameter values. Exhaustive details of the values we set for each parameter are available in the configuration files (see </w:t>
      </w:r>
      <w:r>
        <w:rPr>
          <w:i/>
          <w:iCs/>
        </w:rPr>
        <w:t>Supplementary Data</w:t>
      </w:r>
      <w:r>
        <w:t>).</w:t>
      </w:r>
    </w:p>
    <w:p w14:paraId="0000001C" w14:textId="77777777" w:rsidR="00313650" w:rsidRDefault="00D01545">
      <w:pPr>
        <w:spacing w:before="180" w:after="180" w:line="360" w:lineRule="auto"/>
        <w:ind w:firstLine="567"/>
        <w:jc w:val="both"/>
      </w:pPr>
      <w:r>
        <w:rPr>
          <w:i/>
          <w:iCs/>
        </w:rPr>
        <w:t>Simulation.</w:t>
      </w:r>
      <w:r>
        <w:t xml:space="preserve"> We generated 150,000 training and 1000 test sets. For each simulated dataset, the number of starting lineages was set between 30 and 150, and we chose to set the number of regions where our taxa occurred to two, reflecting our empirical dichotomy between tropical and extratropical biomes. We set the number of extant taxa in the simulations – as well as in the predictions – to 340, reflecting the order of magnitude of the number of South American mammal genera (Burgin et al. 2025).</w:t>
      </w:r>
    </w:p>
    <w:p w14:paraId="0000001D" w14:textId="77777777" w:rsidR="00313650" w:rsidRDefault="00D01545">
      <w:pPr>
        <w:spacing w:before="180" w:after="180" w:line="360" w:lineRule="auto"/>
        <w:ind w:firstLine="567"/>
        <w:jc w:val="both"/>
      </w:pPr>
      <w:r>
        <w:rPr>
          <w:i/>
          <w:iCs/>
        </w:rPr>
        <w:t>Model training.</w:t>
      </w:r>
      <w:r>
        <w:t xml:space="preserve"> Following Cooper et al. (2024), we tested models with variable numbers of bidirectional ‘Long Short-Term Memory’ (LSTM) layers, including (or not) additional fully-connected ‘dense’ layers, and selected the best architectures based on the mean squared error (MSE) between simulated (</w:t>
      </w:r>
      <w:r>
        <w:rPr>
          <w:i/>
          <w:iCs/>
        </w:rPr>
        <w:t>i</w:t>
      </w:r>
      <w:r>
        <w:t>.</w:t>
      </w:r>
      <w:r>
        <w:rPr>
          <w:i/>
          <w:iCs/>
        </w:rPr>
        <w:t>e</w:t>
      </w:r>
      <w:r>
        <w:t>., ‘true’) and predicted diversity of each set of fossil occurrences of our training set (Evaluation loss). Two architectures performed equally (</w:t>
      </w:r>
      <w:r>
        <w:rPr>
          <w:rFonts w:ascii="Consolas" w:eastAsia="Consolas" w:hAnsi="Consolas" w:cs="Consolas"/>
        </w:rPr>
        <w:t>Evaluation loss = 0.377</w:t>
      </w:r>
      <w:r>
        <w:t>, Table S1): one comprised two LSTM layers (64 and 32 nodes) coupled with two dense layers (64 and 32 nodes) (Figure S12), the other three LSTM layers (128, 64 and 32 nodes) coupled with two dense layers (64 and 32 nodes) (Figure S13). Consequently, we selected the least complex architecture (</w:t>
      </w:r>
      <w:r>
        <w:rPr>
          <w:i/>
          <w:iCs/>
        </w:rPr>
        <w:t>i</w:t>
      </w:r>
      <w:r>
        <w:t>.</w:t>
      </w:r>
      <w:r>
        <w:rPr>
          <w:i/>
          <w:iCs/>
        </w:rPr>
        <w:t>e</w:t>
      </w:r>
      <w:r>
        <w:t>., the one with two LSTM layers).</w:t>
      </w:r>
    </w:p>
    <w:p w14:paraId="0000001E" w14:textId="77777777" w:rsidR="00313650" w:rsidRDefault="00D01545">
      <w:pPr>
        <w:spacing w:before="180" w:after="180" w:line="360" w:lineRule="auto"/>
        <w:ind w:firstLine="567"/>
        <w:jc w:val="both"/>
      </w:pPr>
      <w:r>
        <w:rPr>
          <w:i/>
          <w:iCs/>
        </w:rPr>
        <w:t>Empirical predictions.</w:t>
      </w:r>
      <w:r>
        <w:t xml:space="preserve"> We made 100 replicates of age assignment for occurrences in our fossil database.</w:t>
      </w:r>
    </w:p>
    <w:p w14:paraId="0000001F" w14:textId="77777777" w:rsidR="00313650" w:rsidRDefault="00D01545">
      <w:pPr>
        <w:pStyle w:val="Ttulo2"/>
      </w:pPr>
      <w:bookmarkStart w:id="111" w:name="bookmark=kix.wfsbgpiqu67u" w:colFirst="0" w:colLast="0"/>
      <w:bookmarkEnd w:id="111"/>
      <w:r>
        <w:t>Drivers behind macroevolutionary patterns</w:t>
      </w:r>
    </w:p>
    <w:p w14:paraId="00000020" w14:textId="77777777" w:rsidR="00313650" w:rsidRDefault="00D01545">
      <w:pPr>
        <w:pStyle w:val="Ttulo3"/>
      </w:pPr>
      <w:bookmarkStart w:id="112" w:name="bookmark=kix.gp8nn0m687ct" w:colFirst="0" w:colLast="0"/>
      <w:bookmarkStart w:id="113" w:name="_heading=h.8uonayixhmvn" w:colFirst="0" w:colLast="0"/>
      <w:bookmarkEnd w:id="112"/>
      <w:bookmarkEnd w:id="113"/>
      <w:r>
        <w:t>Environmental variable selection</w:t>
      </w:r>
    </w:p>
    <w:p w14:paraId="00000021" w14:textId="262BF68D" w:rsidR="00313650" w:rsidRDefault="00D01545">
      <w:pPr>
        <w:spacing w:before="180" w:after="180" w:line="360" w:lineRule="auto"/>
        <w:ind w:firstLine="567"/>
        <w:jc w:val="both"/>
      </w:pPr>
      <w:r>
        <w:t xml:space="preserve">To make sense of the macroevolutionary patterns that we reconstructed in terms of environmental process, we incorporated two regional and one global abiotic </w:t>
      </w:r>
      <w:proofErr w:type="gramStart"/>
      <w:r>
        <w:t>variables</w:t>
      </w:r>
      <w:proofErr w:type="gramEnd"/>
      <w:r>
        <w:t xml:space="preserve"> in our workflow. First, as illustrated </w:t>
      </w:r>
      <w:r>
        <w:lastRenderedPageBreak/>
        <w:t xml:space="preserve">by many studies, the Andean uplift has often been identified as a key driver for the build-up of South American ecosystems from the Neogene to the present (Hoorn et al. 1995; Antonelli et al. 2009; Hoorn et al. 2010; </w:t>
      </w:r>
      <w:proofErr w:type="spellStart"/>
      <w:r>
        <w:t>Tarquini</w:t>
      </w:r>
      <w:proofErr w:type="spellEnd"/>
      <w:r>
        <w:t xml:space="preserve"> et al. 2022; </w:t>
      </w:r>
      <w:proofErr w:type="spellStart"/>
      <w:r>
        <w:t>Vallejos</w:t>
      </w:r>
      <w:proofErr w:type="spellEnd"/>
      <w:r>
        <w:t xml:space="preserve">-Garrido et al. 2023; Solórzano et al. 2024). Thus, we incorporated the multi-proxy reconstruction of the pace of the Andean uplift produced by </w:t>
      </w:r>
      <w:del w:id="114" w:author="boivin.myriam63@gmail.com" w:date="2026-04-30T09:55:00Z">
        <w:r w:rsidDel="00930091">
          <w:delText>(</w:delText>
        </w:r>
      </w:del>
      <w:r>
        <w:t xml:space="preserve">Boschman </w:t>
      </w:r>
      <w:ins w:id="115" w:author="boivin.myriam63@gmail.com" w:date="2026-04-30T09:55:00Z">
        <w:r w:rsidR="00930091">
          <w:t>(</w:t>
        </w:r>
      </w:ins>
      <w:r>
        <w:t>2021) – averaged across the entire continent or more spatially refined. Another abiotic factor frequently retrieved as significantly influencing diversification in a wide array of clades is temperature (</w:t>
      </w:r>
      <w:r>
        <w:rPr>
          <w:i/>
          <w:iCs/>
        </w:rPr>
        <w:t>e</w:t>
      </w:r>
      <w:r>
        <w:t>.</w:t>
      </w:r>
      <w:r>
        <w:rPr>
          <w:i/>
          <w:iCs/>
        </w:rPr>
        <w:t>g</w:t>
      </w:r>
      <w:r>
        <w:t>., Condamine et al. 2018</w:t>
      </w:r>
      <w:del w:id="116" w:author="boivin.myriam63@gmail.com" w:date="2026-04-30T09:55:00Z">
        <w:r w:rsidDel="00930091">
          <w:delText xml:space="preserve">; Condamine et al. </w:delText>
        </w:r>
      </w:del>
      <w:ins w:id="117" w:author="boivin.myriam63@gmail.com" w:date="2026-04-30T09:55:00Z">
        <w:r w:rsidR="00930091">
          <w:t xml:space="preserve">, </w:t>
        </w:r>
      </w:ins>
      <w:r>
        <w:t xml:space="preserve">2019; Flannery-Sutherland et al. 2022; </w:t>
      </w:r>
      <w:proofErr w:type="spellStart"/>
      <w:r>
        <w:t>Weppe</w:t>
      </w:r>
      <w:proofErr w:type="spellEnd"/>
      <w:r>
        <w:t xml:space="preserve"> et al. 2023). So far, studies testing the effect of palaeotemperature on clade diversification have often used global proxy-derived temperature reconstructions (</w:t>
      </w:r>
      <w:r>
        <w:rPr>
          <w:i/>
          <w:iCs/>
        </w:rPr>
        <w:t>e</w:t>
      </w:r>
      <w:r>
        <w:t>.</w:t>
      </w:r>
      <w:r>
        <w:rPr>
          <w:i/>
          <w:iCs/>
        </w:rPr>
        <w:t>g</w:t>
      </w:r>
      <w:r>
        <w:t xml:space="preserve">., </w:t>
      </w:r>
      <w:proofErr w:type="spellStart"/>
      <w:r>
        <w:t>Westerhold</w:t>
      </w:r>
      <w:proofErr w:type="spellEnd"/>
      <w:r>
        <w:t xml:space="preserve"> et al. 2020). The main limitation of this approach is that it poorly reflects regional climatic idiosyncrasies. We therefore used the regional South American average temperature reconstructions recently produced by Tardif et al. (2025). Also, South America biomes have been highly influenced by hydrographic </w:t>
      </w:r>
      <w:proofErr w:type="spellStart"/>
      <w:r>
        <w:t>reorganisations</w:t>
      </w:r>
      <w:proofErr w:type="spellEnd"/>
      <w:r>
        <w:t xml:space="preserve">, tightly related to the Andean orogeny, but also to </w:t>
      </w:r>
      <w:proofErr w:type="spellStart"/>
      <w:r>
        <w:t>eustatism</w:t>
      </w:r>
      <w:proofErr w:type="spellEnd"/>
      <w:r>
        <w:t xml:space="preserve"> (Hoorn et al. 2022; </w:t>
      </w:r>
      <w:proofErr w:type="spellStart"/>
      <w:r>
        <w:t>Guayasamin</w:t>
      </w:r>
      <w:proofErr w:type="spellEnd"/>
      <w:r>
        <w:t xml:space="preserve"> et al. 2024). We therefore incorporated the </w:t>
      </w:r>
      <w:ins w:id="118" w:author="boivin.myriam63@gmail.com" w:date="2026-04-30T10:20:00Z">
        <w:r w:rsidR="00F63217">
          <w:t xml:space="preserve">global </w:t>
        </w:r>
      </w:ins>
      <w:r>
        <w:t xml:space="preserve">sea level reconstructions of Miller et al. (2020) in our analyses. Last, </w:t>
      </w:r>
      <w:commentRangeStart w:id="119"/>
      <w:r>
        <w:t xml:space="preserve">diversity-dependent effects </w:t>
      </w:r>
      <w:commentRangeEnd w:id="119"/>
      <w:r w:rsidR="008256D3">
        <w:rPr>
          <w:rStyle w:val="Refdecomentario"/>
        </w:rPr>
        <w:commentReference w:id="119"/>
      </w:r>
      <w:r>
        <w:t>have been illustrated many times as important drivers for changes in macroevolutionary rates (Etienne et al. 2011; Condamine et al. 2019, 2020) in a wide range of clades. Therefore, we allowed for diversity-dependence in our environment-dependent diversification (EDD) analyses.</w:t>
      </w:r>
    </w:p>
    <w:p w14:paraId="00000022" w14:textId="77777777" w:rsidR="00313650" w:rsidRDefault="00D01545">
      <w:pPr>
        <w:pStyle w:val="Ttulo3"/>
      </w:pPr>
      <w:bookmarkStart w:id="120" w:name="bookmark=kix.ehq0n7nkqivx" w:colFirst="0" w:colLast="0"/>
      <w:bookmarkEnd w:id="120"/>
      <w:r>
        <w:t>Multivariate Birth-Death (MBD) analyses</w:t>
      </w:r>
    </w:p>
    <w:p w14:paraId="00000023" w14:textId="148EA01A" w:rsidR="00313650" w:rsidRDefault="00D01545">
      <w:pPr>
        <w:spacing w:before="180" w:after="180" w:line="360" w:lineRule="auto"/>
        <w:ind w:firstLine="567"/>
        <w:jc w:val="both"/>
      </w:pPr>
      <w:r>
        <w:t xml:space="preserve">At first, we carried out EDD analyses using the Multivariate Birth-Death (MBD) model implemented in </w:t>
      </w:r>
      <w:proofErr w:type="spellStart"/>
      <w:r>
        <w:t>PyRate</w:t>
      </w:r>
      <w:proofErr w:type="spellEnd"/>
      <w:r>
        <w:t xml:space="preserve"> (Lehtonen et al. 2017). Given origination and extinction times inferred by </w:t>
      </w:r>
      <w:proofErr w:type="spellStart"/>
      <w:r>
        <w:t>PyRate</w:t>
      </w:r>
      <w:proofErr w:type="spellEnd"/>
      <w:r>
        <w:t xml:space="preserve"> (see previous part), the MBD model </w:t>
      </w:r>
      <w:r>
        <w:rPr>
          <w:i/>
          <w:iCs/>
        </w:rPr>
        <w:t>de novo</w:t>
      </w:r>
      <w:r>
        <w:t xml:space="preserve"> estimates origination and extinction rates (resp. </w:t>
      </w:r>
      <m:oMath>
        <m:r>
          <w:rPr>
            <w:rFonts w:ascii="Cambria Math" w:hAnsi="Cambria Math"/>
          </w:rPr>
          <m:t>λ</m:t>
        </m:r>
      </m:oMath>
      <w:r>
        <w:t xml:space="preserve"> and </w:t>
      </w:r>
      <m:oMath>
        <m:r>
          <w:rPr>
            <w:rFonts w:ascii="Cambria Math" w:hAnsi="Cambria Math"/>
          </w:rPr>
          <m:t>μ</m:t>
        </m:r>
      </m:oMath>
      <w:r>
        <w:t xml:space="preserve">) using a birth-death process where </w:t>
      </w:r>
      <m:oMath>
        <m:r>
          <w:rPr>
            <w:rFonts w:ascii="Cambria Math" w:hAnsi="Cambria Math"/>
          </w:rPr>
          <m:t>λ</m:t>
        </m:r>
      </m:oMath>
      <w:r>
        <w:t xml:space="preserve"> and </w:t>
      </w:r>
      <m:oMath>
        <m:r>
          <w:rPr>
            <w:rFonts w:ascii="Cambria Math" w:hAnsi="Cambria Math"/>
          </w:rPr>
          <m:t>μ</m:t>
        </m:r>
      </m:oMath>
      <w:r>
        <w:t xml:space="preserve"> are functions of </w:t>
      </w:r>
      <w:commentRangeStart w:id="121"/>
      <w:r>
        <w:t xml:space="preserve">environmental variables. Given a set of environmental correlates of size </w:t>
      </w:r>
      <m:oMath>
        <m:r>
          <w:rPr>
            <w:rFonts w:ascii="Cambria Math" w:hAnsi="Cambria Math"/>
          </w:rPr>
          <m:t>n</m:t>
        </m:r>
      </m:oMath>
      <w:r>
        <w:t xml:space="preserve"> (in our case, </w:t>
      </w:r>
      <m:oMath>
        <m:r>
          <w:rPr>
            <w:rFonts w:ascii="Cambria Math" w:hAnsi="Cambria Math"/>
          </w:rPr>
          <m:t>n=4</m:t>
        </m:r>
      </m:oMath>
      <w:r>
        <w:t>),</w:t>
      </w:r>
      <w:commentRangeEnd w:id="121"/>
      <w:r w:rsidR="005F13CB">
        <w:rPr>
          <w:rStyle w:val="Refdecomentario"/>
        </w:rPr>
        <w:commentReference w:id="121"/>
      </w:r>
      <w:r>
        <w:t xml:space="preserve"> the model assumes either a linear or an exponential dependency between </w:t>
      </w:r>
      <m:oMath>
        <m:r>
          <w:rPr>
            <w:rFonts w:ascii="Cambria Math" w:hAnsi="Cambria Math"/>
          </w:rPr>
          <m:t>λ</m:t>
        </m:r>
      </m:oMath>
      <w:r>
        <w:t xml:space="preserve"> (or </w:t>
      </w:r>
      <m:oMath>
        <m:r>
          <w:rPr>
            <w:rFonts w:ascii="Cambria Math" w:hAnsi="Cambria Math"/>
          </w:rPr>
          <m:t>μ</m:t>
        </m:r>
      </m:oMath>
      <w:r>
        <w:t xml:space="preserve">) and the environment correlates – here, we only tested for exponential dependencies. Therefore, to a given rate, </w:t>
      </w:r>
      <m:oMath>
        <m:r>
          <w:rPr>
            <w:rFonts w:ascii="Cambria Math" w:hAnsi="Cambria Math"/>
          </w:rPr>
          <m:t>n</m:t>
        </m:r>
      </m:oMath>
      <w:r>
        <w:t xml:space="preserve"> correlation parameters – one per environment variable – are estimated (resp. </w:t>
      </w:r>
      <m:oMath>
        <m:sSub>
          <m:sSubPr>
            <m:ctrlPr>
              <w:rPr>
                <w:rFonts w:ascii="Cambria Math" w:hAnsi="Cambria Math"/>
              </w:rPr>
            </m:ctrlPr>
          </m:sSubPr>
          <m:e>
            <m:r>
              <w:rPr>
                <w:rFonts w:ascii="Cambria Math" w:hAnsi="Cambria Math"/>
              </w:rPr>
              <m:t>G</m:t>
            </m:r>
          </m:e>
          <m:sub>
            <m:r>
              <w:rPr>
                <w:rFonts w:ascii="Cambria Math" w:hAnsi="Cambria Math"/>
              </w:rPr>
              <m:t>λ,i</m:t>
            </m:r>
          </m:sub>
        </m:sSub>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μ,i</m:t>
            </m:r>
          </m:sub>
        </m:sSub>
      </m:oMath>
      <w:r>
        <w:t xml:space="preserve">), plus a baseline rate. Each </w:t>
      </w:r>
      <m:oMath>
        <m:sSub>
          <m:sSubPr>
            <m:ctrlPr>
              <w:rPr>
                <w:rFonts w:ascii="Cambria Math" w:hAnsi="Cambria Math"/>
              </w:rPr>
            </m:ctrlPr>
          </m:sSubPr>
          <m:e>
            <m:r>
              <w:rPr>
                <w:rFonts w:ascii="Cambria Math" w:hAnsi="Cambria Math"/>
              </w:rPr>
              <m:t>G</m:t>
            </m:r>
          </m:e>
          <m:sub>
            <m:r>
              <w:rPr>
                <w:rFonts w:ascii="Cambria Math" w:hAnsi="Cambria Math"/>
              </w:rPr>
              <m:t>λ,i</m:t>
            </m:r>
          </m:sub>
        </m:sSub>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μ,i</m:t>
            </m:r>
          </m:sub>
        </m:sSub>
      </m:oMath>
      <w:r>
        <w:t xml:space="preserve"> is assigned a shrinkage weight (resp. </w:t>
      </w:r>
      <m:oMath>
        <m:sSub>
          <m:sSubPr>
            <m:ctrlPr>
              <w:rPr>
                <w:rFonts w:ascii="Cambria Math" w:hAnsi="Cambria Math"/>
              </w:rPr>
            </m:ctrlPr>
          </m:sSubPr>
          <m:e>
            <m:r>
              <w:rPr>
                <w:rFonts w:ascii="Cambria Math" w:hAnsi="Cambria Math"/>
              </w:rPr>
              <m:t>w</m:t>
            </m:r>
          </m:e>
          <m:sub>
            <m:r>
              <w:rPr>
                <w:rFonts w:ascii="Cambria Math" w:hAnsi="Cambria Math"/>
              </w:rPr>
              <m:t>λ,i</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μ,i</m:t>
            </m:r>
          </m:sub>
        </m:sSub>
      </m:oMath>
      <w:r>
        <w:t xml:space="preserve">), ranging from 0 to 1, testing for the strength of the relationship between the newly-estimated rate and each environmental variable individually. A correlation coefficient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considered significant if </w:t>
      </w:r>
      <m:oMath>
        <m: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&gt;0.5</m:t>
        </m:r>
      </m:oMath>
      <w:r>
        <w:t xml:space="preserve"> and if its 95% Highest Posterior Density interval (HPD) does not overlap with 0. An MCMC algorithm jointly approximates the posterior distribution of each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their associated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while controlling for over-</w:t>
      </w:r>
      <w:proofErr w:type="spellStart"/>
      <w:r>
        <w:t>parameterisation</w:t>
      </w:r>
      <w:proofErr w:type="spellEnd"/>
      <w:r>
        <w:t xml:space="preserve">. We scaled environmental predictors prior to their incorporation to the model, and ran each set of MBD analyses across 10 million iterations, with a sampling frequency of 10,000, and parameter convergence was monitored using </w:t>
      </w:r>
      <w:del w:id="122" w:author="boivin.myriam63@gmail.com" w:date="2026-04-30T09:59:00Z">
        <w:r w:rsidDel="00820C6C">
          <w:delText xml:space="preserve">the </w:delText>
        </w:r>
      </w:del>
      <w:commentRangeStart w:id="123"/>
      <w:proofErr w:type="spellStart"/>
      <w:r>
        <w:t>pymc</w:t>
      </w:r>
      <w:proofErr w:type="spellEnd"/>
      <w:r>
        <w:t xml:space="preserve"> </w:t>
      </w:r>
      <w:commentRangeEnd w:id="123"/>
      <w:r w:rsidR="00820C6C">
        <w:rPr>
          <w:rStyle w:val="Refdecomentario"/>
        </w:rPr>
        <w:commentReference w:id="123"/>
      </w:r>
      <w:del w:id="124" w:author="boivin.myriam63@gmail.com" w:date="2026-04-30T09:59:00Z">
        <w:r w:rsidDel="000E195A">
          <w:delText xml:space="preserve">5.9.2 </w:delText>
        </w:r>
        <w:r w:rsidDel="00820C6C">
          <w:delText>python library</w:delText>
        </w:r>
      </w:del>
      <w:r>
        <w:t>.</w:t>
      </w:r>
    </w:p>
    <w:p w14:paraId="00000024" w14:textId="77777777" w:rsidR="00313650" w:rsidRDefault="00D01545">
      <w:pPr>
        <w:spacing w:before="180" w:after="180" w:line="360" w:lineRule="auto"/>
        <w:ind w:firstLine="567"/>
        <w:jc w:val="both"/>
      </w:pPr>
      <w:r>
        <w:lastRenderedPageBreak/>
        <w:t xml:space="preserve">Prior to their incorporation as correlates in the MBD model, </w:t>
      </w:r>
      <w:r w:rsidRPr="003A0250">
        <w:rPr>
          <w:highlight w:val="yellow"/>
          <w:rPrChange w:id="125" w:author="boivin.myriam63@gmail.com" w:date="2026-04-30T10:25:00Z">
            <w:rPr/>
          </w:rPrChange>
        </w:rPr>
        <w:t>environmental variables</w:t>
      </w:r>
      <w:r>
        <w:t xml:space="preserve"> were manually scaled. In addition, we ensured to match them all to the same time scale (last 36 Ma with a 0.5 My time step). Not doing the latter step significantly increased computing time, and the resulting model had lower support than the model incorporating predictors matched to the same time scale. Model support was assessed by approximating 2*log Bayes Factor (BF) as two times the difference in harmonic means of the sampled log likelihood across MCMC iterations (after removing burn-in) of the two models (</w:t>
      </w:r>
      <w:r>
        <w:rPr>
          <w:i/>
          <w:iCs/>
        </w:rPr>
        <w:t>i</w:t>
      </w:r>
      <w:r>
        <w:t>.</w:t>
      </w:r>
      <w:r>
        <w:rPr>
          <w:i/>
          <w:iCs/>
        </w:rPr>
        <w:t>e</w:t>
      </w:r>
      <w:r>
        <w:t xml:space="preserve">., with and without matching </w:t>
      </w:r>
      <w:commentRangeStart w:id="126"/>
      <w:r>
        <w:t>predictors’</w:t>
      </w:r>
      <w:commentRangeEnd w:id="126"/>
      <w:r w:rsidR="009B4861">
        <w:rPr>
          <w:rStyle w:val="Refdecomentario"/>
        </w:rPr>
        <w:commentReference w:id="126"/>
      </w:r>
      <w:r>
        <w:t xml:space="preserve"> time scale), as done by Lehtonen et al. (2017). The resulting metric was compared to the thresholds set by </w:t>
      </w:r>
      <w:proofErr w:type="spellStart"/>
      <w:r>
        <w:t>Kass</w:t>
      </w:r>
      <w:proofErr w:type="spellEnd"/>
      <w:r>
        <w:t xml:space="preserve"> and Raftery (1995), and turned out to provide strong support in </w:t>
      </w:r>
      <w:proofErr w:type="spellStart"/>
      <w:r>
        <w:t>favour</w:t>
      </w:r>
      <w:proofErr w:type="spellEnd"/>
      <w:r>
        <w:t xml:space="preserve"> of the model incorporating predictors matched to the same time scales (</w:t>
      </w:r>
      <m:oMath>
        <m:r>
          <w:rPr>
            <w:rFonts w:ascii="Cambria Math" w:hAnsi="Cambria Math"/>
          </w:rPr>
          <m:t>2*log</m:t>
        </m:r>
        <m:d>
          <m:dPr>
            <m:ctrlPr>
              <w:rPr>
                <w:rFonts w:ascii="Cambria Math" w:hAnsi="Cambria Math"/>
              </w:rPr>
            </m:ctrlPr>
          </m:dPr>
          <m:e>
            <m:r>
              <w:rPr>
                <w:rFonts w:ascii="Cambria Math" w:hAnsi="Cambria Math"/>
              </w:rPr>
              <m:t>BF</m:t>
            </m:r>
          </m:e>
        </m:d>
        <m:r>
          <w:rPr>
            <w:rFonts w:ascii="Cambria Math" w:hAnsi="Cambria Math"/>
          </w:rPr>
          <m:t>=7.24&gt;6</m:t>
        </m:r>
      </m:oMath>
      <w:r>
        <w:t>).</w:t>
      </w:r>
    </w:p>
    <w:p w14:paraId="00000025" w14:textId="77777777" w:rsidR="00313650" w:rsidRDefault="00D01545">
      <w:pPr>
        <w:pStyle w:val="Ttulo3"/>
      </w:pPr>
      <w:bookmarkStart w:id="127" w:name="bookmark=kix.x0701e1wzvqc" w:colFirst="0" w:colLast="0"/>
      <w:bookmarkEnd w:id="127"/>
      <w:r>
        <w:t>Birth-Death Neural Networks (BDNN) analyses</w:t>
      </w:r>
    </w:p>
    <w:p w14:paraId="00000026" w14:textId="77777777" w:rsidR="00313650" w:rsidRDefault="00D01545">
      <w:pPr>
        <w:spacing w:before="180" w:after="180" w:line="360" w:lineRule="auto"/>
        <w:ind w:firstLine="567"/>
        <w:jc w:val="both"/>
      </w:pPr>
      <w:r>
        <w:t>We consolidated our EDD analyses by using the BDNN model (</w:t>
      </w:r>
      <w:proofErr w:type="spellStart"/>
      <w:r>
        <w:t>Hauffe</w:t>
      </w:r>
      <w:proofErr w:type="spellEnd"/>
      <w:r>
        <w:t xml:space="preserve"> et al. 2024). BDNN uses </w:t>
      </w:r>
      <w:proofErr w:type="spellStart"/>
      <w:r>
        <w:t>PyRate</w:t>
      </w:r>
      <w:proofErr w:type="spellEnd"/>
      <w:del w:id="128" w:author="boivin.myriam63@gmail.com" w:date="2026-04-30T10:32:00Z">
        <w:r w:rsidDel="009E535F">
          <w:delText>’s</w:delText>
        </w:r>
      </w:del>
      <w:r>
        <w:t xml:space="preserve"> framework to estimate preservation-aware times of origination and extinction for each taxon of the occurrence database. Given these times, it further extends the birth-death process used in </w:t>
      </w:r>
      <w:proofErr w:type="spellStart"/>
      <w:r>
        <w:t>PyRate</w:t>
      </w:r>
      <w:proofErr w:type="spellEnd"/>
      <w:r>
        <w:t xml:space="preserve"> to model origination and extinction rate dynamics by allowing rates to vary not only across time, but also across lineages. One of the key advances of BDNN is that it uses an unsupervised neural network to estimate these rates as a function of a user-provided set of external predictors, such as environmental covariates or biological traits. It therefore does not assume any predefined dependency between diversification rates and the variables tested – contrary to the linear vs. exponential dichotomy usually offered by model-based EDD. Consequently, these dependencies can be complex, going beyond linearity, and can change through time. The so-estimated rates are then directly incorporated in the likelihood function of the birth-death process implemented in </w:t>
      </w:r>
      <w:proofErr w:type="spellStart"/>
      <w:r>
        <w:t>PyRate</w:t>
      </w:r>
      <w:proofErr w:type="spellEnd"/>
      <w:r>
        <w:t>. Noteworthy, BDNN provides the ability to test for the combined effect (</w:t>
      </w:r>
      <w:r>
        <w:rPr>
          <w:i/>
          <w:iCs/>
        </w:rPr>
        <w:t>i</w:t>
      </w:r>
      <w:r>
        <w:t>.</w:t>
      </w:r>
      <w:r>
        <w:rPr>
          <w:i/>
          <w:iCs/>
        </w:rPr>
        <w:t>e</w:t>
      </w:r>
      <w:r>
        <w:t xml:space="preserve">., interaction) of multiple variables, and further ranks the predictors according to their respective contribution to the modelled macroevolutionary pattern by using explainable AI metrics (for additional details, see </w:t>
      </w:r>
      <w:proofErr w:type="spellStart"/>
      <w:r>
        <w:t>Hauffe</w:t>
      </w:r>
      <w:proofErr w:type="spellEnd"/>
      <w:r>
        <w:t xml:space="preserve"> et al. 2024).</w:t>
      </w:r>
    </w:p>
    <w:p w14:paraId="00000027" w14:textId="288D8C1A" w:rsidR="00313650" w:rsidRDefault="00D01545">
      <w:pPr>
        <w:spacing w:before="180" w:after="180" w:line="360" w:lineRule="auto"/>
        <w:ind w:firstLine="567"/>
        <w:jc w:val="both"/>
      </w:pPr>
      <w:r>
        <w:t xml:space="preserve">All model parameters were estimated using an MCMC algorithm that we ran for 50 million generations, sampling every 50,000. As in our </w:t>
      </w:r>
      <w:proofErr w:type="spellStart"/>
      <w:r>
        <w:t>PyRate</w:t>
      </w:r>
      <w:proofErr w:type="spellEnd"/>
      <w:r>
        <w:t xml:space="preserve"> analyses, we used a time-dependent preservation process allowing preservation rate shift between geological stages, and between lineages according to a </w:t>
      </w:r>
      <w:r>
        <w:rPr>
          <w:i/>
          <w:iCs/>
        </w:rPr>
        <w:t>Gamma</w:t>
      </w:r>
      <w:r>
        <w:t xml:space="preserve"> model. We constrained time effects of the BDNN and time-series – mediating the timing of speciation and extinction rate variations through time – to vary between the following set of bins: latest Eocene–Rupelian (35–27.82 Ma), Chattian (27.82–23.04 Ma), Early Miocene (23.04–15.97 Ma), Middle Miocene (15.97–11.63 Ma), Late Miocene (11.63–6 Ma), latest Miocene–Pliocene (6–2.58 Ma) and Quaternary (&lt;2.58 Ma). The choice of these bins was informed by prior knowledge on rate variation provided by our </w:t>
      </w:r>
      <w:proofErr w:type="spellStart"/>
      <w:r>
        <w:t>PyRate</w:t>
      </w:r>
      <w:proofErr w:type="spellEnd"/>
      <w:r>
        <w:t xml:space="preserve"> analyses, and allowed us to cope with the paucity of our fossil record, particularly </w:t>
      </w:r>
      <w:r>
        <w:lastRenderedPageBreak/>
        <w:t>in the Early Miocene. Predictors (</w:t>
      </w:r>
      <w:r>
        <w:rPr>
          <w:i/>
          <w:iCs/>
        </w:rPr>
        <w:t>i</w:t>
      </w:r>
      <w:r>
        <w:t>.</w:t>
      </w:r>
      <w:r>
        <w:rPr>
          <w:i/>
          <w:iCs/>
        </w:rPr>
        <w:t>e</w:t>
      </w:r>
      <w:r>
        <w:t xml:space="preserve">., environmental covariates and categorical traits) were scaled prior to their incorporation in the model. All the BDNN results presented thereafter were obtained with the default network architecture (2 layers with 16 and 8 nodes). As BDNN cannot handle missing data, we imputed trait values of taxa for which either body </w:t>
      </w:r>
      <w:del w:id="129" w:author="boivin.myriam63@gmail.com" w:date="2026-04-30T10:39:00Z">
        <w:r w:rsidDel="00CD5D91">
          <w:delText xml:space="preserve">size </w:delText>
        </w:r>
      </w:del>
      <w:ins w:id="130" w:author="boivin.myriam63@gmail.com" w:date="2026-04-30T10:39:00Z">
        <w:r w:rsidR="00CD5D91">
          <w:t>mass estimations</w:t>
        </w:r>
        <w:r w:rsidR="00CD5D91">
          <w:t xml:space="preserve"> </w:t>
        </w:r>
      </w:ins>
      <w:ins w:id="131" w:author="boivin.myriam63@gmail.com" w:date="2026-04-30T10:40:00Z">
        <w:r w:rsidR="00CD5D91">
          <w:t>was not possible</w:t>
        </w:r>
        <w:r w:rsidR="00CD5D91">
          <w:t xml:space="preserve"> </w:t>
        </w:r>
      </w:ins>
      <w:ins w:id="132" w:author="boivin.myriam63@gmail.com" w:date="2026-04-30T10:45:00Z">
        <w:r w:rsidR="001A65EE">
          <w:t>and/</w:t>
        </w:r>
      </w:ins>
      <w:r>
        <w:t xml:space="preserve">or </w:t>
      </w:r>
      <w:ins w:id="133" w:author="boivin.myriam63@gmail.com" w:date="2026-04-30T10:41:00Z">
        <w:r w:rsidR="00CD5D91">
          <w:t>crown height categor</w:t>
        </w:r>
      </w:ins>
      <w:ins w:id="134" w:author="boivin.myriam63@gmail.com" w:date="2026-04-30T10:42:00Z">
        <w:r w:rsidR="00CD5D91">
          <w:t>y</w:t>
        </w:r>
      </w:ins>
      <w:ins w:id="135" w:author="boivin.myriam63@gmail.com" w:date="2026-04-30T10:41:00Z">
        <w:r w:rsidR="00CD5D91" w:rsidRPr="005069A8" w:rsidDel="00D3600A">
          <w:t xml:space="preserve"> </w:t>
        </w:r>
        <w:r w:rsidR="00CD5D91">
          <w:t xml:space="preserve">could not </w:t>
        </w:r>
      </w:ins>
      <w:ins w:id="136" w:author="boivin.myriam63@gmail.com" w:date="2026-04-30T10:44:00Z">
        <w:r w:rsidR="004901AB">
          <w:t>be determinate</w:t>
        </w:r>
      </w:ins>
      <w:del w:id="137" w:author="boivin.myriam63@gmail.com" w:date="2026-04-30T10:41:00Z">
        <w:r w:rsidDel="00CD5D91">
          <w:delText>hypsodonty index reconstruction</w:delText>
        </w:r>
      </w:del>
      <w:del w:id="138" w:author="boivin.myriam63@gmail.com" w:date="2026-04-30T10:40:00Z">
        <w:r w:rsidDel="00CD5D91">
          <w:delText xml:space="preserve"> was not possible</w:delText>
        </w:r>
      </w:del>
      <w:commentRangeStart w:id="139"/>
      <w:r>
        <w:rPr>
          <w:sz w:val="24"/>
          <w:szCs w:val="24"/>
          <w:vertAlign w:val="superscript"/>
        </w:rPr>
        <w:footnoteReference w:id="4"/>
      </w:r>
      <w:r>
        <w:t>.</w:t>
      </w:r>
      <w:commentRangeEnd w:id="139"/>
      <w:r w:rsidR="00A50657">
        <w:rPr>
          <w:rStyle w:val="Refdecomentario"/>
        </w:rPr>
        <w:commentReference w:id="139"/>
      </w:r>
      <w:r>
        <w:t xml:space="preserve"> For a given species, the imputation procedure consisted of sampling a trait value at random. Since the taxa in question were all younger </w:t>
      </w:r>
      <w:commentRangeStart w:id="145"/>
      <w:r>
        <w:t>than Middle Miocene</w:t>
      </w:r>
      <w:commentRangeEnd w:id="145"/>
      <w:r w:rsidR="00F56971">
        <w:rPr>
          <w:rStyle w:val="Refdecomentario"/>
        </w:rPr>
        <w:commentReference w:id="145"/>
      </w:r>
      <w:r>
        <w:t xml:space="preserve"> and nested within clades not having contemporaneous species with small body sizes (XS and S</w:t>
      </w:r>
      <w:ins w:id="146" w:author="boivin.myriam63@gmail.com" w:date="2026-04-30T11:01:00Z">
        <w:r w:rsidR="00D225BA">
          <w:t xml:space="preserve">; considering phylogenetic results of </w:t>
        </w:r>
        <w:proofErr w:type="spellStart"/>
        <w:r w:rsidR="00D225BA">
          <w:t>Rasia</w:t>
        </w:r>
        <w:proofErr w:type="spellEnd"/>
        <w:r w:rsidR="00D225BA">
          <w:t xml:space="preserve"> et al. 2021</w:t>
        </w:r>
      </w:ins>
      <w:r>
        <w:t xml:space="preserve">) </w:t>
      </w:r>
      <w:hyperlink r:id="rId14" w:anchor="bookmark=id.t76zr0mocfhf">
        <w:r>
          <w:t>Figure 2</w:t>
        </w:r>
      </w:hyperlink>
      <w:r>
        <w:t xml:space="preserve"> and </w:t>
      </w:r>
      <w:ins w:id="147" w:author="boivin.myriam63@gmail.com" w:date="2026-04-30T10:46:00Z">
        <w:r w:rsidR="00CD39E5">
          <w:t>crown height</w:t>
        </w:r>
        <w:r w:rsidR="00CD39E5">
          <w:t>s</w:t>
        </w:r>
        <w:r w:rsidR="00CD39E5">
          <w:t xml:space="preserve"> </w:t>
        </w:r>
      </w:ins>
      <w:del w:id="148" w:author="boivin.myriam63@gmail.com" w:date="2026-04-30T10:46:00Z">
        <w:r w:rsidDel="00CD39E5">
          <w:delText xml:space="preserve">hypsodonty index </w:delText>
        </w:r>
      </w:del>
      <w:r>
        <w:t xml:space="preserve">(brachydont and </w:t>
      </w:r>
      <w:proofErr w:type="spellStart"/>
      <w:r>
        <w:t>mesodont</w:t>
      </w:r>
      <w:proofErr w:type="spellEnd"/>
      <w:r>
        <w:t>) (Fig. SX), we only allowed missing taxa to have moderate-to-large body sizes (M–XL) with high-crowned (un)rooted cheek teeth (</w:t>
      </w:r>
      <w:proofErr w:type="spellStart"/>
      <w:r>
        <w:t>proto</w:t>
      </w:r>
      <w:ins w:id="149" w:author="boivin.myriam63@gmail.com" w:date="2026-04-30T10:46:00Z">
        <w:r w:rsidR="00CD39E5">
          <w:t>hypso</w:t>
        </w:r>
      </w:ins>
      <w:r>
        <w:t>dont</w:t>
      </w:r>
      <w:proofErr w:type="spellEnd"/>
      <w:r>
        <w:t xml:space="preserve"> and </w:t>
      </w:r>
      <w:proofErr w:type="spellStart"/>
      <w:r>
        <w:t>euhypsodont</w:t>
      </w:r>
      <w:proofErr w:type="spellEnd"/>
      <w:r>
        <w:t>). Trait drawings were independent between species. Due to the stochasticity of this procedure, we replicated it 10 times. Hence, the results presented thereafter for BDNN were obtained from a consensus of the independent analyses of these 10 imputed datasets, each set of analysis itself replicated 10 times after re-sampling fossil ages within the range of the occurrences.</w:t>
      </w:r>
    </w:p>
    <w:p w14:paraId="00000028" w14:textId="77777777" w:rsidR="00313650" w:rsidRDefault="00D01545">
      <w:pPr>
        <w:pStyle w:val="Ttulo3"/>
      </w:pPr>
      <w:bookmarkStart w:id="150" w:name="bookmark=kix.6kwc1orzompf" w:colFirst="0" w:colLast="0"/>
      <w:bookmarkEnd w:id="150"/>
      <w:r>
        <w:t>Age-Dependent Extinction (ADE) model</w:t>
      </w:r>
    </w:p>
    <w:p w14:paraId="00000029" w14:textId="37664FA5" w:rsidR="00313650" w:rsidRDefault="00D01545">
      <w:pPr>
        <w:spacing w:before="180" w:after="180" w:line="360" w:lineRule="auto"/>
        <w:ind w:firstLine="567"/>
        <w:jc w:val="both"/>
      </w:pPr>
      <w:r>
        <w:t>To investigate the potential effect of species age on their extinction probabilities, we used the ADE model (Hagen et al. 2018). This model uses a Weibull distribution to model the relationship between species age and their probability to go extinct. The shape parameter (</w:t>
      </w:r>
      <m:oMath>
        <m:r>
          <w:rPr>
            <w:rFonts w:ascii="Cambria Math" w:hAnsi="Cambria Math"/>
          </w:rPr>
          <m:t>ϕ</m:t>
        </m:r>
      </m:oMath>
      <w:r>
        <w:t xml:space="preserve">) of the distribution informs about the direction of such a relationship, with </w:t>
      </w:r>
      <m:oMath>
        <m:r>
          <w:rPr>
            <w:rFonts w:ascii="Cambria Math" w:hAnsi="Cambria Math"/>
          </w:rPr>
          <m:t>ϕ</m:t>
        </m:r>
        <m:r>
          <w:rPr>
            <w:rFonts w:ascii="Cambria Math" w:eastAsia="Cambria Math" w:hAnsi="Cambria Math" w:cs="Cambria Math"/>
          </w:rPr>
          <m:t>&lt;1</m:t>
        </m:r>
      </m:oMath>
      <w:r>
        <w:t xml:space="preserve"> indicating decreasing extinction probability decreases with species age, </w:t>
      </w:r>
      <m:oMath>
        <m:r>
          <w:rPr>
            <w:rFonts w:ascii="Cambria Math" w:hAnsi="Cambria Math"/>
          </w:rPr>
          <m:t>ϕ</m:t>
        </m:r>
        <m:r>
          <w:rPr>
            <w:rFonts w:ascii="Cambria Math" w:eastAsia="Cambria Math" w:hAnsi="Cambria Math" w:cs="Cambria Math"/>
          </w:rPr>
          <m:t>&gt;1</m:t>
        </m:r>
      </m:oMath>
      <w:r>
        <w:t xml:space="preserve"> increasing extinction probability with species age, and </w:t>
      </w:r>
      <m:oMath>
        <m:r>
          <w:rPr>
            <w:rFonts w:ascii="Cambria Math" w:hAnsi="Cambria Math"/>
          </w:rPr>
          <m:t>ϕ</m:t>
        </m:r>
        <m:r>
          <w:rPr>
            <w:rFonts w:ascii="Cambria Math" w:eastAsia="Cambria Math" w:hAnsi="Cambria Math" w:cs="Cambria Math"/>
          </w:rPr>
          <m:t>=1</m:t>
        </m:r>
      </m:oMath>
      <w:r>
        <w:t xml:space="preserve"> no relationship between species age and extinction probability. We fitted the ADE model to our fossil occurrence database, approximating the posterior distribution of the model parameters with an MCMC algorithm that we ran across 40 million MCMC generations, sampling every 40,000. Parameter convergence was assessed using </w:t>
      </w:r>
      <w:del w:id="151" w:author="boivin.myriam63@gmail.com" w:date="2026-04-30T11:32:00Z">
        <w:r w:rsidDel="00127173">
          <w:delText xml:space="preserve">the </w:delText>
        </w:r>
      </w:del>
      <w:proofErr w:type="spellStart"/>
      <w:r>
        <w:t>pymc</w:t>
      </w:r>
      <w:proofErr w:type="spellEnd"/>
      <w:del w:id="152" w:author="boivin.myriam63@gmail.com" w:date="2026-04-30T11:32:00Z">
        <w:r w:rsidDel="00127173">
          <w:delText xml:space="preserve"> library v5.9.2</w:delText>
        </w:r>
      </w:del>
      <w:del w:id="153" w:author="boivin.myriam63@gmail.com" w:date="2026-04-29T13:34:00Z">
        <w:r w:rsidDel="00490876">
          <w:delText xml:space="preserve"> </w:delText>
        </w:r>
      </w:del>
      <w:r>
        <w:t>, and we considered parameters achieved convergence if their ESS was above 200.</w:t>
      </w:r>
      <w:r>
        <w:br w:type="page"/>
      </w:r>
    </w:p>
    <w:p w14:paraId="0000002A" w14:textId="77777777" w:rsidR="00313650" w:rsidRDefault="00313650">
      <w:pPr>
        <w:spacing w:before="180" w:after="180" w:line="360" w:lineRule="auto"/>
        <w:ind w:firstLine="567"/>
        <w:jc w:val="both"/>
      </w:pPr>
    </w:p>
    <w:p w14:paraId="0000002B" w14:textId="77777777" w:rsidR="00313650" w:rsidRDefault="00D01545">
      <w:pPr>
        <w:spacing w:before="180" w:after="180" w:line="360" w:lineRule="auto"/>
        <w:ind w:firstLine="720"/>
        <w:jc w:val="both"/>
      </w:pPr>
      <w:r>
        <w:rPr>
          <w:b/>
          <w:bCs/>
          <w:sz w:val="32"/>
          <w:szCs w:val="32"/>
        </w:rPr>
        <w:t>Results</w:t>
      </w:r>
    </w:p>
    <w:p w14:paraId="0000002C" w14:textId="77777777" w:rsidR="00313650" w:rsidRDefault="00D01545">
      <w:pPr>
        <w:spacing w:before="180" w:after="180" w:line="360" w:lineRule="auto"/>
        <w:ind w:firstLine="720"/>
        <w:jc w:val="both"/>
      </w:pPr>
      <w:commentRangeStart w:id="154"/>
      <w:r>
        <w:rPr>
          <w:noProof/>
        </w:rPr>
        <w:drawing>
          <wp:inline distT="114300" distB="114300" distL="114300" distR="114300" wp14:anchorId="145A42D0" wp14:editId="65C1EBD8">
            <wp:extent cx="5505060" cy="67313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505060" cy="6731347"/>
                    </a:xfrm>
                    <a:prstGeom prst="rect">
                      <a:avLst/>
                    </a:prstGeom>
                    <a:ln/>
                  </pic:spPr>
                </pic:pic>
              </a:graphicData>
            </a:graphic>
          </wp:inline>
        </w:drawing>
      </w:r>
      <w:commentRangeEnd w:id="154"/>
      <w:r w:rsidR="00127173">
        <w:rPr>
          <w:rStyle w:val="Refdecomentario"/>
        </w:rPr>
        <w:commentReference w:id="154"/>
      </w:r>
    </w:p>
    <w:p w14:paraId="0000002D" w14:textId="77777777" w:rsidR="00313650" w:rsidRDefault="00D01545">
      <w:pPr>
        <w:spacing w:before="180" w:after="180" w:line="360" w:lineRule="auto"/>
        <w:ind w:firstLine="720"/>
        <w:jc w:val="both"/>
      </w:pPr>
      <w:r>
        <w:t>Figure 1</w:t>
      </w:r>
      <w:r>
        <w:br w:type="page"/>
      </w:r>
    </w:p>
    <w:bookmarkStart w:id="155" w:name="bookmark=id.h1kjijmovvhl" w:colFirst="0" w:colLast="0"/>
    <w:bookmarkEnd w:id="155"/>
    <w:p w14:paraId="0000002E" w14:textId="77777777" w:rsidR="00313650" w:rsidRDefault="0021397A">
      <w:pPr>
        <w:pStyle w:val="Ttulo1"/>
      </w:pPr>
      <w:sdt>
        <w:sdtPr>
          <w:tag w:val="goog_rdk_6"/>
          <w:id w:val="1385428172"/>
        </w:sdtPr>
        <w:sdtEndPr/>
        <w:sdtContent>
          <w:commentRangeStart w:id="156"/>
        </w:sdtContent>
      </w:sdt>
      <w:sdt>
        <w:sdtPr>
          <w:tag w:val="goog_rdk_7"/>
          <w:id w:val="-920901458"/>
        </w:sdtPr>
        <w:sdtEndPr/>
        <w:sdtContent>
          <w:commentRangeStart w:id="157"/>
        </w:sdtContent>
      </w:sdt>
      <w:r w:rsidR="00D01545">
        <w:t>References</w:t>
      </w:r>
      <w:commentRangeEnd w:id="156"/>
      <w:r w:rsidR="00D01545">
        <w:commentReference w:id="156"/>
      </w:r>
      <w:commentRangeEnd w:id="157"/>
      <w:r w:rsidR="00D01545">
        <w:commentReference w:id="157"/>
      </w:r>
    </w:p>
    <w:p w14:paraId="0000002F" w14:textId="77777777" w:rsidR="00313650" w:rsidRDefault="00D01545">
      <w:bookmarkStart w:id="158" w:name="bookmark=kix.lh7ugp70dra4" w:colFirst="0" w:colLast="0"/>
      <w:bookmarkStart w:id="159" w:name="bookmark=kix.3eg5ijvwj0ip" w:colFirst="0" w:colLast="0"/>
      <w:bookmarkEnd w:id="158"/>
      <w:bookmarkEnd w:id="159"/>
      <w:r>
        <w:t xml:space="preserve">Álvarez, A., R. L. M. </w:t>
      </w:r>
      <w:proofErr w:type="spellStart"/>
      <w:r>
        <w:t>Arévalo</w:t>
      </w:r>
      <w:proofErr w:type="spellEnd"/>
      <w:r>
        <w:t xml:space="preserve">, and D. H. </w:t>
      </w:r>
      <w:proofErr w:type="spellStart"/>
      <w:r>
        <w:t>Verzi</w:t>
      </w:r>
      <w:proofErr w:type="spellEnd"/>
      <w:r>
        <w:t xml:space="preserve">. 2017. </w:t>
      </w:r>
      <w:hyperlink r:id="rId16">
        <w:r>
          <w:t>Diversification patterns and size evolution in caviomorph rodents</w:t>
        </w:r>
      </w:hyperlink>
      <w:r>
        <w:t>. Biological Journal of the Linnean Society 121:907–922.</w:t>
      </w:r>
    </w:p>
    <w:p w14:paraId="00000030" w14:textId="77777777" w:rsidR="00313650" w:rsidRDefault="00D01545">
      <w:bookmarkStart w:id="160" w:name="bookmark=kix.rsxkh37l1ara" w:colFirst="0" w:colLast="0"/>
      <w:bookmarkEnd w:id="160"/>
      <w:r>
        <w:t xml:space="preserve">Antoine, P.-O., J. </w:t>
      </w:r>
      <w:proofErr w:type="spellStart"/>
      <w:r>
        <w:t>Yans</w:t>
      </w:r>
      <w:proofErr w:type="spellEnd"/>
      <w:r>
        <w:t xml:space="preserve">, A. A. Castillo, N. Stutz, M. A. </w:t>
      </w:r>
      <w:proofErr w:type="spellStart"/>
      <w:r>
        <w:t>Abello</w:t>
      </w:r>
      <w:proofErr w:type="spellEnd"/>
      <w:r>
        <w:t xml:space="preserve">, S. Adnet, M. A. </w:t>
      </w:r>
      <w:proofErr w:type="spellStart"/>
      <w:r>
        <w:t>Custódio</w:t>
      </w:r>
      <w:proofErr w:type="spellEnd"/>
      <w:r>
        <w:t xml:space="preserve">, A. </w:t>
      </w:r>
      <w:proofErr w:type="spellStart"/>
      <w:r>
        <w:t>Benites</w:t>
      </w:r>
      <w:proofErr w:type="spellEnd"/>
      <w:r>
        <w:t xml:space="preserve">-Palomino, G. Billet, M. Boivin, F. Herrera, C. Jaramillo, C. </w:t>
      </w:r>
      <w:proofErr w:type="spellStart"/>
      <w:r>
        <w:t>Mártinez</w:t>
      </w:r>
      <w:proofErr w:type="spellEnd"/>
      <w:r>
        <w:t xml:space="preserve">, F. Moreno, R. E. Navarrete, F. R. Negri, F. Parra, F. </w:t>
      </w:r>
      <w:proofErr w:type="spellStart"/>
      <w:r>
        <w:t>Pujos</w:t>
      </w:r>
      <w:proofErr w:type="spellEnd"/>
      <w:r>
        <w:t xml:space="preserve">, J.-C. Rage, A. M. Ribeiro, C. Robinet, M. </w:t>
      </w:r>
      <w:proofErr w:type="spellStart"/>
      <w:r>
        <w:t>Roddaz</w:t>
      </w:r>
      <w:proofErr w:type="spellEnd"/>
      <w:r>
        <w:t xml:space="preserve">, J. V. Tejada-Lara, R. </w:t>
      </w:r>
      <w:proofErr w:type="spellStart"/>
      <w:r>
        <w:t>Varas-Malca</w:t>
      </w:r>
      <w:proofErr w:type="spellEnd"/>
      <w:r>
        <w:t>, R. Ventura Santos, R. Salas-</w:t>
      </w:r>
      <w:proofErr w:type="spellStart"/>
      <w:r>
        <w:t>Gismondi</w:t>
      </w:r>
      <w:proofErr w:type="spellEnd"/>
      <w:r>
        <w:t xml:space="preserve">, and L. Marivaux. 2021. </w:t>
      </w:r>
      <w:hyperlink r:id="rId17">
        <w:r>
          <w:t xml:space="preserve">Biotic community and landscape changes around the </w:t>
        </w:r>
        <w:proofErr w:type="spellStart"/>
        <w:r>
          <w:t>EoceneOligocene</w:t>
        </w:r>
        <w:proofErr w:type="spellEnd"/>
        <w:r>
          <w:t xml:space="preserve"> transition at </w:t>
        </w:r>
        <w:proofErr w:type="spellStart"/>
        <w:r>
          <w:t>Shapaja</w:t>
        </w:r>
        <w:proofErr w:type="spellEnd"/>
        <w:r>
          <w:t>, Peruvian Amazonia: Regional or global drivers?</w:t>
        </w:r>
      </w:hyperlink>
      <w:r>
        <w:t xml:space="preserve"> Global and Planetary Change 202:103512.</w:t>
      </w:r>
    </w:p>
    <w:p w14:paraId="00000031" w14:textId="77777777" w:rsidR="00313650" w:rsidRDefault="00D01545">
      <w:bookmarkStart w:id="161" w:name="bookmark=kix.gyg9hxofzn16" w:colFirst="0" w:colLast="0"/>
      <w:bookmarkEnd w:id="161"/>
      <w:r>
        <w:t xml:space="preserve">Antonelli, A., J. A. A. Nylander, C. Persson, and I. </w:t>
      </w:r>
      <w:proofErr w:type="spellStart"/>
      <w:r>
        <w:t>Sanmartín</w:t>
      </w:r>
      <w:proofErr w:type="spellEnd"/>
      <w:r>
        <w:t xml:space="preserve">. 2009. </w:t>
      </w:r>
      <w:hyperlink r:id="rId18">
        <w:r>
          <w:t xml:space="preserve">Tracing the impact of the </w:t>
        </w:r>
        <w:proofErr w:type="spellStart"/>
        <w:r>
          <w:t>andean</w:t>
        </w:r>
        <w:proofErr w:type="spellEnd"/>
        <w:r>
          <w:t xml:space="preserve"> uplift on neotropical plant evolution</w:t>
        </w:r>
      </w:hyperlink>
      <w:r>
        <w:t>. Proceedings of the National Academy of Sciences 106:9749–9754.</w:t>
      </w:r>
    </w:p>
    <w:p w14:paraId="00000032" w14:textId="77777777" w:rsidR="00313650" w:rsidRDefault="00D01545">
      <w:bookmarkStart w:id="162" w:name="bookmark=kix.bkpj9edkwm3f" w:colFirst="0" w:colLast="0"/>
      <w:bookmarkEnd w:id="162"/>
      <w:proofErr w:type="spellStart"/>
      <w:r>
        <w:t>Armella</w:t>
      </w:r>
      <w:proofErr w:type="spellEnd"/>
      <w:r>
        <w:t xml:space="preserve">, M. A., and D. A. Croft. 2026. </w:t>
      </w:r>
      <w:hyperlink r:id="rId19">
        <w:r>
          <w:t xml:space="preserve">Pass on the grass? The unexpected “last supper” of hypselodont </w:t>
        </w:r>
        <w:proofErr w:type="spellStart"/>
        <w:r>
          <w:t>pachyrukhinae</w:t>
        </w:r>
        <w:proofErr w:type="spellEnd"/>
        <w:r>
          <w:t xml:space="preserve"> (</w:t>
        </w:r>
        <w:proofErr w:type="spellStart"/>
        <w:r>
          <w:t>notoungulata</w:t>
        </w:r>
        <w:proofErr w:type="spellEnd"/>
        <w:r>
          <w:t xml:space="preserve">, </w:t>
        </w:r>
        <w:proofErr w:type="spellStart"/>
        <w:r>
          <w:t>mammalia</w:t>
        </w:r>
        <w:proofErr w:type="spellEnd"/>
        <w:r>
          <w:t xml:space="preserve">) from the late </w:t>
        </w:r>
        <w:proofErr w:type="spellStart"/>
        <w:r>
          <w:t>neogene</w:t>
        </w:r>
        <w:proofErr w:type="spellEnd"/>
        <w:r>
          <w:t xml:space="preserve"> of northwestern </w:t>
        </w:r>
        <w:proofErr w:type="spellStart"/>
        <w:r>
          <w:t>argentina</w:t>
        </w:r>
        <w:proofErr w:type="spellEnd"/>
      </w:hyperlink>
      <w:r>
        <w:t xml:space="preserve">. </w:t>
      </w:r>
      <w:proofErr w:type="spellStart"/>
      <w:r>
        <w:t>Palaeogeography</w:t>
      </w:r>
      <w:proofErr w:type="spellEnd"/>
      <w:r>
        <w:t xml:space="preserve">, Palaeoclimatology, </w:t>
      </w:r>
      <w:proofErr w:type="spellStart"/>
      <w:r>
        <w:t>Palaeoecology</w:t>
      </w:r>
      <w:proofErr w:type="spellEnd"/>
      <w:r>
        <w:t xml:space="preserve"> 687:113585.</w:t>
      </w:r>
    </w:p>
    <w:p w14:paraId="00000033" w14:textId="392B7EA1" w:rsidR="00313650" w:rsidRDefault="00D01545">
      <w:bookmarkStart w:id="163" w:name="bookmark=kix.x8b3wsh68bg" w:colFirst="0" w:colLast="0"/>
      <w:bookmarkEnd w:id="163"/>
      <w:proofErr w:type="spellStart"/>
      <w:r>
        <w:t>Balseiro</w:t>
      </w:r>
      <w:proofErr w:type="spellEnd"/>
      <w:r>
        <w:t xml:space="preserve">, D., F. Serra, and A. </w:t>
      </w:r>
      <w:proofErr w:type="spellStart"/>
      <w:r>
        <w:t>Bignon</w:t>
      </w:r>
      <w:proofErr w:type="spellEnd"/>
      <w:r>
        <w:t xml:space="preserve">. 2025. Extinction drives both expansion and contraction of morphological disparity in trilobites. Proceedings </w:t>
      </w:r>
      <w:del w:id="164" w:author="boivin.myriam63@gmail.com" w:date="2026-04-29T09:46:00Z">
        <w:r w:rsidDel="00EC7960">
          <w:delText xml:space="preserve">B, </w:delText>
        </w:r>
      </w:del>
      <w:ins w:id="165" w:author="boivin.myriam63@gmail.com" w:date="2026-04-29T09:46:00Z">
        <w:r w:rsidR="00EC7960" w:rsidRPr="00EC7960">
          <w:t xml:space="preserve">of the Royal Society B: Biological Sciences </w:t>
        </w:r>
      </w:ins>
      <w:ins w:id="166" w:author="boivin.myriam63@gmail.com" w:date="2026-04-29T09:45:00Z">
        <w:r w:rsidR="00EC7960" w:rsidRPr="00EC7960">
          <w:t>292:20251418.</w:t>
        </w:r>
      </w:ins>
      <w:del w:id="167" w:author="boivin.myriam63@gmail.com" w:date="2026-04-29T09:45:00Z">
        <w:r w:rsidDel="00EC7960">
          <w:delText xml:space="preserve">doi: </w:delText>
        </w:r>
        <w:r w:rsidDel="00EC7960">
          <w:fldChar w:fldCharType="begin"/>
        </w:r>
        <w:r w:rsidDel="00EC7960">
          <w:delInstrText xml:space="preserve"> HYPERLINK "https://doi.org/10.1098/rspb.2025.1418" \h </w:delInstrText>
        </w:r>
        <w:r w:rsidDel="00EC7960">
          <w:fldChar w:fldCharType="separate"/>
        </w:r>
        <w:r w:rsidDel="00EC7960">
          <w:delText>10.1098/rspb.2025.1418</w:delText>
        </w:r>
        <w:r w:rsidDel="00EC7960">
          <w:fldChar w:fldCharType="end"/>
        </w:r>
        <w:r w:rsidDel="00EC7960">
          <w:delText>.</w:delText>
        </w:r>
      </w:del>
    </w:p>
    <w:p w14:paraId="00000034" w14:textId="77777777" w:rsidR="00313650" w:rsidRDefault="00D01545">
      <w:bookmarkStart w:id="168" w:name="bookmark=kix.vuwnsorfgmdf" w:colFirst="0" w:colLast="0"/>
      <w:bookmarkEnd w:id="168"/>
      <w:proofErr w:type="spellStart"/>
      <w:r>
        <w:t>Barnosky</w:t>
      </w:r>
      <w:proofErr w:type="spellEnd"/>
      <w:r>
        <w:t xml:space="preserve">, A. D. 2001. </w:t>
      </w:r>
      <w:hyperlink r:id="rId20">
        <w:r>
          <w:t xml:space="preserve">Distinguishing the effects of the red queen and court jester on </w:t>
        </w:r>
        <w:proofErr w:type="spellStart"/>
        <w:r>
          <w:t>miocene</w:t>
        </w:r>
        <w:proofErr w:type="spellEnd"/>
        <w:r>
          <w:t xml:space="preserve"> mammal evolution in the northern </w:t>
        </w:r>
        <w:proofErr w:type="gramStart"/>
        <w:r>
          <w:t>rocky mountains</w:t>
        </w:r>
        <w:proofErr w:type="gramEnd"/>
      </w:hyperlink>
      <w:r>
        <w:t>. Journal of Vertebrate Paleontology 21:172–185.</w:t>
      </w:r>
    </w:p>
    <w:p w14:paraId="00000035" w14:textId="77777777" w:rsidR="00313650" w:rsidRDefault="00D01545">
      <w:bookmarkStart w:id="169" w:name="bookmark=kix.doi4reae4nj4" w:colFirst="0" w:colLast="0"/>
      <w:bookmarkEnd w:id="169"/>
      <w:r>
        <w:t xml:space="preserve">Benton, M. J. 2009. </w:t>
      </w:r>
      <w:hyperlink r:id="rId21">
        <w:r>
          <w:t>The red queen and the court jester: Species diversity and the role of biotic and abiotic factors through time</w:t>
        </w:r>
      </w:hyperlink>
      <w:r>
        <w:t>. Science 323:728–732.</w:t>
      </w:r>
    </w:p>
    <w:p w14:paraId="00000036" w14:textId="77777777" w:rsidR="00313650" w:rsidRDefault="00D01545">
      <w:bookmarkStart w:id="170" w:name="bookmark=kix.bsmc8n1crt8s" w:colFirst="0" w:colLast="0"/>
      <w:bookmarkEnd w:id="170"/>
      <w:r>
        <w:t xml:space="preserve">Bianucci, G., O. Lambert, M. Urbina, M. </w:t>
      </w:r>
      <w:proofErr w:type="spellStart"/>
      <w:r>
        <w:t>Merella</w:t>
      </w:r>
      <w:proofErr w:type="spellEnd"/>
      <w:r>
        <w:t xml:space="preserve">, A. </w:t>
      </w:r>
      <w:proofErr w:type="spellStart"/>
      <w:r>
        <w:t>Collareta</w:t>
      </w:r>
      <w:proofErr w:type="spellEnd"/>
      <w:r>
        <w:t xml:space="preserve">, R. </w:t>
      </w:r>
      <w:proofErr w:type="spellStart"/>
      <w:r>
        <w:t>Bennion</w:t>
      </w:r>
      <w:proofErr w:type="spellEnd"/>
      <w:r>
        <w:t>, R. Salas-</w:t>
      </w:r>
      <w:proofErr w:type="spellStart"/>
      <w:r>
        <w:t>Gismondi</w:t>
      </w:r>
      <w:proofErr w:type="spellEnd"/>
      <w:r>
        <w:t xml:space="preserve">, A. </w:t>
      </w:r>
      <w:proofErr w:type="spellStart"/>
      <w:r>
        <w:t>Benites</w:t>
      </w:r>
      <w:proofErr w:type="spellEnd"/>
      <w:r>
        <w:t xml:space="preserve">-Palomino, K. Post, C. de </w:t>
      </w:r>
      <w:proofErr w:type="spellStart"/>
      <w:r>
        <w:t>Muizon</w:t>
      </w:r>
      <w:proofErr w:type="spellEnd"/>
      <w:r>
        <w:t xml:space="preserve">, G. </w:t>
      </w:r>
      <w:proofErr w:type="spellStart"/>
      <w:r>
        <w:t>Bosio</w:t>
      </w:r>
      <w:proofErr w:type="spellEnd"/>
      <w:r>
        <w:t xml:space="preserve">, C. Di </w:t>
      </w:r>
      <w:proofErr w:type="spellStart"/>
      <w:r>
        <w:t>Celma</w:t>
      </w:r>
      <w:proofErr w:type="spellEnd"/>
      <w:r>
        <w:t xml:space="preserve">, E. </w:t>
      </w:r>
      <w:proofErr w:type="spellStart"/>
      <w:r>
        <w:t>Malinverno</w:t>
      </w:r>
      <w:proofErr w:type="spellEnd"/>
      <w:r>
        <w:t xml:space="preserve">, P. P. </w:t>
      </w:r>
      <w:proofErr w:type="spellStart"/>
      <w:r>
        <w:t>Pierantoni</w:t>
      </w:r>
      <w:proofErr w:type="spellEnd"/>
      <w:r>
        <w:t xml:space="preserve">, I. M. Villa, and E. </w:t>
      </w:r>
      <w:proofErr w:type="spellStart"/>
      <w:r>
        <w:t>Amson</w:t>
      </w:r>
      <w:proofErr w:type="spellEnd"/>
      <w:r>
        <w:t xml:space="preserve">. 2023. </w:t>
      </w:r>
      <w:hyperlink r:id="rId22">
        <w:r>
          <w:t>A heavyweight early whale pushes the boundaries of vertebrate morphology</w:t>
        </w:r>
      </w:hyperlink>
      <w:r>
        <w:t>. Nature 620:824–829.</w:t>
      </w:r>
    </w:p>
    <w:p w14:paraId="00000037" w14:textId="77777777" w:rsidR="00313650" w:rsidRDefault="00D01545">
      <w:bookmarkStart w:id="171" w:name="bookmark=kix.l6g6jzq1l02b" w:colFirst="0" w:colLast="0"/>
      <w:bookmarkEnd w:id="171"/>
      <w:proofErr w:type="spellStart"/>
      <w:r>
        <w:t>Biknevicius</w:t>
      </w:r>
      <w:proofErr w:type="spellEnd"/>
      <w:r>
        <w:t xml:space="preserve">, A. R., D. A. Macfarlane, and R. D. E. MacPhee. 1993. Body size in </w:t>
      </w:r>
      <w:proofErr w:type="spellStart"/>
      <w:r>
        <w:t>amblyrhiza</w:t>
      </w:r>
      <w:proofErr w:type="spellEnd"/>
      <w:r>
        <w:t xml:space="preserve"> </w:t>
      </w:r>
      <w:proofErr w:type="spellStart"/>
      <w:r>
        <w:t>inundata</w:t>
      </w:r>
      <w:proofErr w:type="spellEnd"/>
      <w:r>
        <w:t xml:space="preserve"> (</w:t>
      </w:r>
      <w:proofErr w:type="spellStart"/>
      <w:r>
        <w:t>rodentia</w:t>
      </w:r>
      <w:proofErr w:type="spellEnd"/>
      <w:r>
        <w:t xml:space="preserve">: </w:t>
      </w:r>
      <w:proofErr w:type="spellStart"/>
      <w:r>
        <w:t>Caviomorpha</w:t>
      </w:r>
      <w:proofErr w:type="spellEnd"/>
      <w:r>
        <w:t xml:space="preserve">), an extinct megafaunal rodent from the </w:t>
      </w:r>
      <w:proofErr w:type="spellStart"/>
      <w:r>
        <w:t>anguilla</w:t>
      </w:r>
      <w:proofErr w:type="spellEnd"/>
      <w:r>
        <w:t xml:space="preserve"> bank, west indies: Estimates and implications. American Museum </w:t>
      </w:r>
      <w:proofErr w:type="spellStart"/>
      <w:r>
        <w:t>Novitates</w:t>
      </w:r>
      <w:proofErr w:type="spellEnd"/>
      <w:r>
        <w:t xml:space="preserve"> 1–25.</w:t>
      </w:r>
    </w:p>
    <w:p w14:paraId="00000038" w14:textId="77777777" w:rsidR="00313650" w:rsidRDefault="00D01545">
      <w:bookmarkStart w:id="172" w:name="bookmark=kix.gyll7v8yzh42" w:colFirst="0" w:colLast="0"/>
      <w:bookmarkEnd w:id="172"/>
      <w:r>
        <w:t xml:space="preserve">Billet, G., C. Blondel, and C. de </w:t>
      </w:r>
      <w:proofErr w:type="spellStart"/>
      <w:r>
        <w:t>Muizon</w:t>
      </w:r>
      <w:proofErr w:type="spellEnd"/>
      <w:r>
        <w:t xml:space="preserve">. 2009. </w:t>
      </w:r>
      <w:hyperlink r:id="rId23">
        <w:r>
          <w:t>Dental microwear analysis of notoungulates (</w:t>
        </w:r>
        <w:proofErr w:type="spellStart"/>
        <w:r>
          <w:t>mammalia</w:t>
        </w:r>
        <w:proofErr w:type="spellEnd"/>
        <w:r>
          <w:t xml:space="preserve">) from </w:t>
        </w:r>
        <w:proofErr w:type="spellStart"/>
        <w:r>
          <w:t>salla</w:t>
        </w:r>
        <w:proofErr w:type="spellEnd"/>
        <w:r>
          <w:t xml:space="preserve"> (late </w:t>
        </w:r>
        <w:proofErr w:type="spellStart"/>
        <w:r>
          <w:t>oligocene</w:t>
        </w:r>
        <w:proofErr w:type="spellEnd"/>
        <w:r>
          <w:t xml:space="preserve">, </w:t>
        </w:r>
        <w:proofErr w:type="spellStart"/>
        <w:r>
          <w:t>bolivia</w:t>
        </w:r>
        <w:proofErr w:type="spellEnd"/>
        <w:r>
          <w:t xml:space="preserve">) and discussion on their precocious </w:t>
        </w:r>
        <w:proofErr w:type="spellStart"/>
        <w:r>
          <w:t>hypsodonty</w:t>
        </w:r>
        <w:proofErr w:type="spellEnd"/>
      </w:hyperlink>
      <w:r>
        <w:t xml:space="preserve">. </w:t>
      </w:r>
      <w:proofErr w:type="spellStart"/>
      <w:r>
        <w:t>Palaeogeography</w:t>
      </w:r>
      <w:proofErr w:type="spellEnd"/>
      <w:r>
        <w:t xml:space="preserve">, Palaeoclimatology, </w:t>
      </w:r>
      <w:proofErr w:type="spellStart"/>
      <w:r>
        <w:t>Palaeoecology</w:t>
      </w:r>
      <w:proofErr w:type="spellEnd"/>
      <w:r>
        <w:t xml:space="preserve"> 274:114–124.</w:t>
      </w:r>
    </w:p>
    <w:p w14:paraId="00000039" w14:textId="77777777" w:rsidR="00313650" w:rsidRPr="00F53D59" w:rsidRDefault="00D01545">
      <w:pPr>
        <w:rPr>
          <w:lang w:val="es-AR"/>
        </w:rPr>
      </w:pPr>
      <w:bookmarkStart w:id="173" w:name="bookmark=kix.53d9se1qwtts" w:colFirst="0" w:colLast="0"/>
      <w:bookmarkEnd w:id="173"/>
      <w:proofErr w:type="spellStart"/>
      <w:r>
        <w:t>Boessenecker</w:t>
      </w:r>
      <w:proofErr w:type="spellEnd"/>
      <w:r>
        <w:t xml:space="preserve">, R. W., D. J. Ehret, D. J. Long, M. Churchill, E. Martin, and S. J. </w:t>
      </w:r>
      <w:proofErr w:type="spellStart"/>
      <w:r>
        <w:t>Boessenecker</w:t>
      </w:r>
      <w:proofErr w:type="spellEnd"/>
      <w:r>
        <w:t xml:space="preserve">. 2019. </w:t>
      </w:r>
      <w:hyperlink r:id="rId24">
        <w:r>
          <w:t xml:space="preserve">The Early Pliocene extinction of the mega-toothed shark </w:t>
        </w:r>
        <w:proofErr w:type="spellStart"/>
        <w:r>
          <w:t>Otodus</w:t>
        </w:r>
        <w:proofErr w:type="spellEnd"/>
        <w:r>
          <w:t xml:space="preserve"> megalodon: a view from the eastern North Pacific</w:t>
        </w:r>
      </w:hyperlink>
      <w:r>
        <w:t xml:space="preserve">. </w:t>
      </w:r>
      <w:proofErr w:type="spellStart"/>
      <w:r w:rsidRPr="00F53D59">
        <w:rPr>
          <w:lang w:val="es-AR"/>
        </w:rPr>
        <w:t>PeerJ</w:t>
      </w:r>
      <w:proofErr w:type="spellEnd"/>
      <w:r w:rsidRPr="00F53D59">
        <w:rPr>
          <w:lang w:val="es-AR"/>
        </w:rPr>
        <w:t xml:space="preserve"> </w:t>
      </w:r>
      <w:proofErr w:type="gramStart"/>
      <w:r w:rsidRPr="00F53D59">
        <w:rPr>
          <w:lang w:val="es-AR"/>
        </w:rPr>
        <w:t>7:e</w:t>
      </w:r>
      <w:proofErr w:type="gramEnd"/>
      <w:r w:rsidRPr="00F53D59">
        <w:rPr>
          <w:lang w:val="es-AR"/>
        </w:rPr>
        <w:t>6088.</w:t>
      </w:r>
    </w:p>
    <w:p w14:paraId="0000003A" w14:textId="77777777" w:rsidR="00313650" w:rsidRDefault="00D01545">
      <w:bookmarkStart w:id="174" w:name="bookmark=kix.kp6g97bt8swr" w:colFirst="0" w:colLast="0"/>
      <w:bookmarkEnd w:id="174"/>
      <w:proofErr w:type="spellStart"/>
      <w:r w:rsidRPr="00F53D59">
        <w:rPr>
          <w:lang w:val="es-AR"/>
        </w:rPr>
        <w:t>Boivin</w:t>
      </w:r>
      <w:proofErr w:type="spellEnd"/>
      <w:r w:rsidRPr="00F53D59">
        <w:rPr>
          <w:lang w:val="es-AR"/>
        </w:rPr>
        <w:t xml:space="preserve">, M., A. Álvarez, M. D. </w:t>
      </w:r>
      <w:proofErr w:type="spellStart"/>
      <w:r w:rsidRPr="00F53D59">
        <w:rPr>
          <w:lang w:val="es-AR"/>
        </w:rPr>
        <w:t>Ercoli</w:t>
      </w:r>
      <w:proofErr w:type="spellEnd"/>
      <w:r w:rsidRPr="00F53D59">
        <w:rPr>
          <w:lang w:val="es-AR"/>
        </w:rPr>
        <w:t xml:space="preserve">, S. R. Moyano, J. S. Salgado-Ahumada, A. M. O. Tejerina, and G. H. Cassini. </w:t>
      </w:r>
      <w:r>
        <w:t xml:space="preserve">2024. </w:t>
      </w:r>
      <w:hyperlink r:id="rId25">
        <w:r>
          <w:t>Body mass estimation from cheek tooth measurements in extinct caviomorphs (</w:t>
        </w:r>
        <w:proofErr w:type="spellStart"/>
        <w:r>
          <w:t>Ctenohystrica</w:t>
        </w:r>
        <w:proofErr w:type="spellEnd"/>
        <w:r>
          <w:t xml:space="preserve">, </w:t>
        </w:r>
        <w:proofErr w:type="spellStart"/>
        <w:r>
          <w:t>Hystricognathi</w:t>
        </w:r>
        <w:proofErr w:type="spellEnd"/>
        <w:r>
          <w:t>): the importance of predictor, reference sample and method</w:t>
        </w:r>
      </w:hyperlink>
      <w:r>
        <w:t>. Journal of Mammalian Evolution 31:43.</w:t>
      </w:r>
    </w:p>
    <w:p w14:paraId="0000003B" w14:textId="77777777" w:rsidR="00313650" w:rsidRPr="00F53D59" w:rsidRDefault="00D01545">
      <w:pPr>
        <w:rPr>
          <w:lang w:val="es-AR"/>
        </w:rPr>
      </w:pPr>
      <w:bookmarkStart w:id="175" w:name="bookmark=kix.x2do1n1fc6gi" w:colFirst="0" w:colLast="0"/>
      <w:bookmarkEnd w:id="175"/>
      <w:r>
        <w:t xml:space="preserve">Boivin, M., L. Marivaux, and P.-O. Antoine. </w:t>
      </w:r>
      <w:r w:rsidRPr="00695B44">
        <w:t xml:space="preserve">2019. </w:t>
      </w:r>
      <w:hyperlink r:id="rId26">
        <w:r w:rsidRPr="00695B44">
          <w:t xml:space="preserve">L’apport du registre paléogène </w:t>
        </w:r>
        <w:proofErr w:type="spellStart"/>
        <w:r w:rsidRPr="00695B44">
          <w:t>d’amazonie</w:t>
        </w:r>
        <w:proofErr w:type="spellEnd"/>
        <w:r w:rsidRPr="00695B44">
          <w:t xml:space="preserve"> sur la diversification initiale des </w:t>
        </w:r>
        <w:proofErr w:type="spellStart"/>
        <w:r w:rsidRPr="00695B44">
          <w:t>caviomorpha</w:t>
        </w:r>
        <w:proofErr w:type="spellEnd"/>
        <w:r w:rsidRPr="00695B44">
          <w:t xml:space="preserve"> (</w:t>
        </w:r>
        <w:proofErr w:type="spellStart"/>
        <w:r w:rsidRPr="00695B44">
          <w:t>hystricognathi</w:t>
        </w:r>
        <w:proofErr w:type="spellEnd"/>
        <w:r w:rsidRPr="00695B44">
          <w:t xml:space="preserve">, </w:t>
        </w:r>
        <w:proofErr w:type="spellStart"/>
        <w:r w:rsidRPr="00695B44">
          <w:t>rodentia</w:t>
        </w:r>
        <w:proofErr w:type="spellEnd"/>
        <w:proofErr w:type="gramStart"/>
        <w:r w:rsidRPr="00695B44">
          <w:t>):</w:t>
        </w:r>
        <w:proofErr w:type="gramEnd"/>
        <w:r w:rsidRPr="00695B44">
          <w:t xml:space="preserve"> Implications phylogénétiques, </w:t>
        </w:r>
        <w:proofErr w:type="spellStart"/>
        <w:r w:rsidRPr="00695B44">
          <w:t>macroévolutives</w:t>
        </w:r>
        <w:proofErr w:type="spellEnd"/>
        <w:r w:rsidRPr="00695B44">
          <w:t xml:space="preserve"> et </w:t>
        </w:r>
        <w:proofErr w:type="spellStart"/>
        <w:r w:rsidRPr="00695B44">
          <w:t>paléobiogéographiques</w:t>
        </w:r>
        <w:proofErr w:type="spellEnd"/>
      </w:hyperlink>
      <w:r w:rsidRPr="00695B44">
        <w:t xml:space="preserve">. </w:t>
      </w:r>
      <w:proofErr w:type="spellStart"/>
      <w:r w:rsidRPr="00F53D59">
        <w:rPr>
          <w:lang w:val="es-AR"/>
        </w:rPr>
        <w:t>Geodiversitas</w:t>
      </w:r>
      <w:proofErr w:type="spellEnd"/>
      <w:r w:rsidRPr="00F53D59">
        <w:rPr>
          <w:lang w:val="es-AR"/>
        </w:rPr>
        <w:t xml:space="preserve"> 41:143–245.</w:t>
      </w:r>
    </w:p>
    <w:p w14:paraId="0000003C" w14:textId="77777777" w:rsidR="00313650" w:rsidRDefault="00D01545">
      <w:bookmarkStart w:id="176" w:name="bookmark=kix.ijak9nsb46rq" w:colFirst="0" w:colLast="0"/>
      <w:bookmarkEnd w:id="176"/>
      <w:proofErr w:type="spellStart"/>
      <w:r w:rsidRPr="00F53D59">
        <w:rPr>
          <w:lang w:val="es-AR"/>
        </w:rPr>
        <w:lastRenderedPageBreak/>
        <w:t>Boscaini</w:t>
      </w:r>
      <w:proofErr w:type="spellEnd"/>
      <w:r w:rsidRPr="00F53D59">
        <w:rPr>
          <w:lang w:val="es-AR"/>
        </w:rPr>
        <w:t xml:space="preserve">, A., D. M. Casali, N. Toledo, J. L. Cantalapiedra, M. S. </w:t>
      </w:r>
      <w:proofErr w:type="spellStart"/>
      <w:r w:rsidRPr="00F53D59">
        <w:rPr>
          <w:lang w:val="es-AR"/>
        </w:rPr>
        <w:t>Bargo</w:t>
      </w:r>
      <w:proofErr w:type="spellEnd"/>
      <w:r w:rsidRPr="00F53D59">
        <w:rPr>
          <w:lang w:val="es-AR"/>
        </w:rPr>
        <w:t xml:space="preserve">, G. De </w:t>
      </w:r>
      <w:proofErr w:type="spellStart"/>
      <w:r w:rsidRPr="00F53D59">
        <w:rPr>
          <w:lang w:val="es-AR"/>
        </w:rPr>
        <w:t>Iuliis</w:t>
      </w:r>
      <w:proofErr w:type="spellEnd"/>
      <w:r w:rsidRPr="00F53D59">
        <w:rPr>
          <w:lang w:val="es-AR"/>
        </w:rPr>
        <w:t xml:space="preserve">, T. J. </w:t>
      </w:r>
      <w:proofErr w:type="spellStart"/>
      <w:r w:rsidRPr="00F53D59">
        <w:rPr>
          <w:lang w:val="es-AR"/>
        </w:rPr>
        <w:t>Gaudin</w:t>
      </w:r>
      <w:proofErr w:type="spellEnd"/>
      <w:r w:rsidRPr="00F53D59">
        <w:rPr>
          <w:lang w:val="es-AR"/>
        </w:rPr>
        <w:t xml:space="preserve">, M. C. Langer, R. </w:t>
      </w:r>
      <w:proofErr w:type="spellStart"/>
      <w:r w:rsidRPr="00F53D59">
        <w:rPr>
          <w:lang w:val="es-AR"/>
        </w:rPr>
        <w:t>Narducci</w:t>
      </w:r>
      <w:proofErr w:type="spellEnd"/>
      <w:r w:rsidRPr="00F53D59">
        <w:rPr>
          <w:lang w:val="es-AR"/>
        </w:rPr>
        <w:t xml:space="preserve">, F. Pujos, E. M. Soto, S. F. Vizcaíno, and I. M. Soto. 2025. </w:t>
      </w:r>
      <w:hyperlink r:id="rId27">
        <w:r>
          <w:t>The emergence and demise of giant sloths</w:t>
        </w:r>
      </w:hyperlink>
      <w:r>
        <w:t>. Science 388:864–868.</w:t>
      </w:r>
    </w:p>
    <w:p w14:paraId="0000003D" w14:textId="77777777" w:rsidR="00313650" w:rsidRDefault="00D01545">
      <w:bookmarkStart w:id="177" w:name="bookmark=kix.9hziw7i4zont" w:colFirst="0" w:colLast="0"/>
      <w:bookmarkEnd w:id="177"/>
      <w:r>
        <w:t xml:space="preserve">Boschman, L. M. 2021. </w:t>
      </w:r>
      <w:hyperlink r:id="rId28">
        <w:r>
          <w:t xml:space="preserve">Andean mountain building since the late cretaceous: A </w:t>
        </w:r>
        <w:proofErr w:type="spellStart"/>
        <w:r>
          <w:t>paleoelevation</w:t>
        </w:r>
        <w:proofErr w:type="spellEnd"/>
        <w:r>
          <w:t xml:space="preserve"> reconstruction</w:t>
        </w:r>
      </w:hyperlink>
      <w:r>
        <w:t>. Earth-Science Reviews 220:103640.</w:t>
      </w:r>
    </w:p>
    <w:p w14:paraId="0000003E" w14:textId="531CBB0B" w:rsidR="00313650" w:rsidRDefault="00D01545">
      <w:bookmarkStart w:id="178" w:name="bookmark=kix.lq11ee4ps10n" w:colFirst="0" w:colLast="0"/>
      <w:bookmarkEnd w:id="178"/>
      <w:proofErr w:type="spellStart"/>
      <w:r>
        <w:t>Brandoni</w:t>
      </w:r>
      <w:proofErr w:type="spellEnd"/>
      <w:r>
        <w:t xml:space="preserve">, D., L. G. Ruiz, M. F. </w:t>
      </w:r>
      <w:proofErr w:type="spellStart"/>
      <w:r>
        <w:t>Tejedor</w:t>
      </w:r>
      <w:proofErr w:type="spellEnd"/>
      <w:r>
        <w:t xml:space="preserve">, G. Martin, and J. G. </w:t>
      </w:r>
      <w:proofErr w:type="spellStart"/>
      <w:r>
        <w:t>Fleagle</w:t>
      </w:r>
      <w:proofErr w:type="spellEnd"/>
      <w:r>
        <w:t xml:space="preserve">. 2016. </w:t>
      </w:r>
      <w:hyperlink r:id="rId29">
        <w:proofErr w:type="spellStart"/>
        <w:r>
          <w:t>Megatherioidea</w:t>
        </w:r>
        <w:proofErr w:type="spellEnd"/>
        <w:r>
          <w:t xml:space="preserve"> (Mammalia, Xenarthra, Tardigrada) from the Pinturas Formation (Early Miocene), Santa Cruz Province (Argentina) and their chronological implications</w:t>
        </w:r>
      </w:hyperlink>
      <w:r>
        <w:t xml:space="preserve">. </w:t>
      </w:r>
      <w:proofErr w:type="spellStart"/>
      <w:ins w:id="179" w:author="boivin.myriam63@gmail.com" w:date="2026-04-29T12:34:00Z">
        <w:r w:rsidR="004B2C5D" w:rsidRPr="004B2C5D">
          <w:t>Paläontologische</w:t>
        </w:r>
        <w:proofErr w:type="spellEnd"/>
        <w:r w:rsidR="004B2C5D" w:rsidRPr="004B2C5D">
          <w:t xml:space="preserve"> </w:t>
        </w:r>
        <w:proofErr w:type="spellStart"/>
        <w:r w:rsidR="004B2C5D" w:rsidRPr="004B2C5D">
          <w:t>Zeitschrift</w:t>
        </w:r>
        <w:proofErr w:type="spellEnd"/>
        <w:r w:rsidR="004B2C5D" w:rsidRPr="004B2C5D" w:rsidDel="004B2C5D">
          <w:t xml:space="preserve"> </w:t>
        </w:r>
      </w:ins>
      <w:del w:id="180" w:author="boivin.myriam63@gmail.com" w:date="2026-04-29T12:34:00Z">
        <w:r w:rsidDel="004B2C5D">
          <w:delText xml:space="preserve">PalZ </w:delText>
        </w:r>
      </w:del>
      <w:r>
        <w:t>90:619–628.</w:t>
      </w:r>
    </w:p>
    <w:p w14:paraId="0000003F" w14:textId="77777777" w:rsidR="00313650" w:rsidRDefault="00D01545">
      <w:bookmarkStart w:id="181" w:name="bookmark=kix.36in9zgcp1r5" w:colFirst="0" w:colLast="0"/>
      <w:bookmarkEnd w:id="181"/>
      <w:proofErr w:type="spellStart"/>
      <w:r>
        <w:t>Brée</w:t>
      </w:r>
      <w:proofErr w:type="spellEnd"/>
      <w:r>
        <w:t xml:space="preserve">, B., F. L. Condamine, and G. </w:t>
      </w:r>
      <w:proofErr w:type="spellStart"/>
      <w:r>
        <w:t>Guinot</w:t>
      </w:r>
      <w:proofErr w:type="spellEnd"/>
      <w:r>
        <w:t xml:space="preserve">. 2022. </w:t>
      </w:r>
      <w:hyperlink r:id="rId30">
        <w:r>
          <w:t xml:space="preserve">Combining </w:t>
        </w:r>
        <w:proofErr w:type="spellStart"/>
        <w:r>
          <w:t>palaeontological</w:t>
        </w:r>
        <w:proofErr w:type="spellEnd"/>
        <w:r>
          <w:t xml:space="preserve"> and </w:t>
        </w:r>
        <w:proofErr w:type="spellStart"/>
        <w:r>
          <w:t>neontological</w:t>
        </w:r>
        <w:proofErr w:type="spellEnd"/>
        <w:r>
          <w:t xml:space="preserve"> data shows a delayed diversification burst of carcharhiniform sharks likely mediated by environmental change</w:t>
        </w:r>
      </w:hyperlink>
      <w:r>
        <w:t>. Scientific Reports 12:21906.</w:t>
      </w:r>
    </w:p>
    <w:p w14:paraId="00000040" w14:textId="77777777" w:rsidR="00313650" w:rsidRDefault="00D01545">
      <w:bookmarkStart w:id="182" w:name="bookmark=kix.m5u510lnnbf" w:colFirst="0" w:colLast="0"/>
      <w:bookmarkEnd w:id="182"/>
      <w:proofErr w:type="spellStart"/>
      <w:r>
        <w:t>Buffan</w:t>
      </w:r>
      <w:proofErr w:type="spellEnd"/>
      <w:r>
        <w:t xml:space="preserve">, L., F. L. Condamine, N. S. Stutz, F. </w:t>
      </w:r>
      <w:proofErr w:type="spellStart"/>
      <w:r>
        <w:t>Pujos</w:t>
      </w:r>
      <w:proofErr w:type="spellEnd"/>
      <w:r>
        <w:t xml:space="preserve">, P.-O. Antoine, and L. Marivaux. 2025. </w:t>
      </w:r>
      <w:hyperlink r:id="rId31">
        <w:r>
          <w:t xml:space="preserve">The fate of south </w:t>
        </w:r>
        <w:proofErr w:type="spellStart"/>
        <w:r>
          <w:t>america’s</w:t>
        </w:r>
        <w:proofErr w:type="spellEnd"/>
        <w:r>
          <w:t xml:space="preserve"> endemic mammalian fauna in response to the most dramatic </w:t>
        </w:r>
        <w:proofErr w:type="spellStart"/>
        <w:r>
          <w:t>cenozoic</w:t>
        </w:r>
        <w:proofErr w:type="spellEnd"/>
        <w:r>
          <w:t xml:space="preserve"> climate disruption</w:t>
        </w:r>
      </w:hyperlink>
      <w:r>
        <w:t xml:space="preserve">. Proceedings of the National Academy of Sciences </w:t>
      </w:r>
      <w:proofErr w:type="gramStart"/>
      <w:r>
        <w:t>122:e</w:t>
      </w:r>
      <w:proofErr w:type="gramEnd"/>
      <w:r>
        <w:t>2419520122.</w:t>
      </w:r>
    </w:p>
    <w:p w14:paraId="00000041" w14:textId="117ACED6" w:rsidR="00313650" w:rsidRDefault="00D01545">
      <w:bookmarkStart w:id="183" w:name="bookmark=kix.wma5acwafagg" w:colFirst="0" w:colLast="0"/>
      <w:bookmarkEnd w:id="183"/>
      <w:r>
        <w:t xml:space="preserve">Burgin, C. J., J. S. </w:t>
      </w:r>
      <w:proofErr w:type="spellStart"/>
      <w:r>
        <w:t>Zijlstra</w:t>
      </w:r>
      <w:proofErr w:type="spellEnd"/>
      <w:r>
        <w:t xml:space="preserve">, M. A. Becker, H. </w:t>
      </w:r>
      <w:proofErr w:type="spellStart"/>
      <w:r>
        <w:t>Handika</w:t>
      </w:r>
      <w:proofErr w:type="spellEnd"/>
      <w:r>
        <w:t xml:space="preserve">, J. M. Alston, J. </w:t>
      </w:r>
      <w:proofErr w:type="spellStart"/>
      <w:r>
        <w:t>Widness</w:t>
      </w:r>
      <w:proofErr w:type="spellEnd"/>
      <w:r>
        <w:t xml:space="preserve">, S. </w:t>
      </w:r>
      <w:proofErr w:type="spellStart"/>
      <w:r>
        <w:t>Liphardt</w:t>
      </w:r>
      <w:proofErr w:type="spellEnd"/>
      <w:r>
        <w:t>, D. G. Huckaby, and N. S. Upham. 2025. How many mammal species are there now? Updates and trends in taxonomic, nomenclatural, and geographic knowledge</w:t>
      </w:r>
      <w:ins w:id="184" w:author="boivin.myriam63@gmail.com" w:date="2026-04-29T09:48:00Z">
        <w:r w:rsidR="00F15D07">
          <w:t xml:space="preserve">. </w:t>
        </w:r>
        <w:r w:rsidR="00F15D07" w:rsidRPr="00F15D07">
          <w:t>Journal of Mammalogy 106</w:t>
        </w:r>
      </w:ins>
      <w:ins w:id="185" w:author="boivin.myriam63@gmail.com" w:date="2026-04-29T09:49:00Z">
        <w:r w:rsidR="00F15D07">
          <w:t xml:space="preserve">: </w:t>
        </w:r>
      </w:ins>
      <w:ins w:id="186" w:author="boivin.myriam63@gmail.com" w:date="2026-04-29T09:48:00Z">
        <w:r w:rsidR="00F15D07" w:rsidRPr="00F15D07">
          <w:t>1082–1117</w:t>
        </w:r>
      </w:ins>
      <w:ins w:id="187" w:author="boivin.myriam63@gmail.com" w:date="2026-04-29T09:49:00Z">
        <w:r w:rsidR="00F15D07">
          <w:t>.</w:t>
        </w:r>
      </w:ins>
      <w:del w:id="188" w:author="boivin.myriam63@gmail.com" w:date="2026-04-29T09:48:00Z">
        <w:r w:rsidDel="00F15D07">
          <w:delText xml:space="preserve">, doi: </w:delText>
        </w:r>
        <w:r w:rsidDel="00F15D07">
          <w:fldChar w:fldCharType="begin"/>
        </w:r>
        <w:r w:rsidDel="00F15D07">
          <w:delInstrText xml:space="preserve"> HYPERLINK "https://doi.org/10.1101/2025.02.27.640393" \h </w:delInstrText>
        </w:r>
        <w:r w:rsidDel="00F15D07">
          <w:fldChar w:fldCharType="separate"/>
        </w:r>
        <w:r w:rsidDel="00F15D07">
          <w:delText>10.1101/2025.02.27.640393</w:delText>
        </w:r>
        <w:r w:rsidDel="00F15D07">
          <w:fldChar w:fldCharType="end"/>
        </w:r>
        <w:r w:rsidDel="00F15D07">
          <w:delText>. bioRxiv.</w:delText>
        </w:r>
      </w:del>
    </w:p>
    <w:p w14:paraId="00000042" w14:textId="77777777" w:rsidR="00313650" w:rsidRPr="00F53D59" w:rsidRDefault="00D01545">
      <w:pPr>
        <w:rPr>
          <w:lang w:val="es-AR"/>
        </w:rPr>
      </w:pPr>
      <w:bookmarkStart w:id="189" w:name="bookmark=kix.dmlem7xvvilx" w:colFirst="0" w:colLast="0"/>
      <w:bookmarkEnd w:id="189"/>
      <w:r w:rsidRPr="00F53D59">
        <w:rPr>
          <w:lang w:val="es-AR"/>
        </w:rPr>
        <w:t xml:space="preserve">Candela, A. M. 2005. Los roedores del </w:t>
      </w:r>
      <w:proofErr w:type="spellStart"/>
      <w:r w:rsidRPr="00F53D59">
        <w:rPr>
          <w:lang w:val="es-AR"/>
        </w:rPr>
        <w:t>mesopotamiense</w:t>
      </w:r>
      <w:proofErr w:type="spellEnd"/>
      <w:r w:rsidRPr="00F53D59">
        <w:rPr>
          <w:lang w:val="es-AR"/>
        </w:rPr>
        <w:t xml:space="preserve"> (mioceno tardío, formación </w:t>
      </w:r>
      <w:proofErr w:type="spellStart"/>
      <w:r w:rsidRPr="00F53D59">
        <w:rPr>
          <w:lang w:val="es-AR"/>
        </w:rPr>
        <w:t>ituzaingó</w:t>
      </w:r>
      <w:proofErr w:type="spellEnd"/>
      <w:r w:rsidRPr="00F53D59">
        <w:rPr>
          <w:lang w:val="es-AR"/>
        </w:rPr>
        <w:t>) de la provincia de entre ríos (argentina). Temas de la Biodiversidad del Litoral fluvial argentino II 37–48.</w:t>
      </w:r>
    </w:p>
    <w:p w14:paraId="00000043" w14:textId="77777777" w:rsidR="00313650" w:rsidRDefault="00D01545">
      <w:bookmarkStart w:id="190" w:name="bookmark=kix.f4w5zcpiyuq4" w:colFirst="0" w:colLast="0"/>
      <w:bookmarkEnd w:id="190"/>
      <w:r w:rsidRPr="00F53D59">
        <w:rPr>
          <w:lang w:val="es-AR"/>
        </w:rPr>
        <w:t xml:space="preserve">Candela, A. M., G. H. Cassini, and N. L. </w:t>
      </w:r>
      <w:proofErr w:type="spellStart"/>
      <w:r w:rsidRPr="00F53D59">
        <w:rPr>
          <w:lang w:val="es-AR"/>
        </w:rPr>
        <w:t>Nasif</w:t>
      </w:r>
      <w:proofErr w:type="spellEnd"/>
      <w:r w:rsidRPr="00F53D59">
        <w:rPr>
          <w:lang w:val="es-AR"/>
        </w:rPr>
        <w:t xml:space="preserve">. </w:t>
      </w:r>
      <w:r>
        <w:t xml:space="preserve">2013. </w:t>
      </w:r>
      <w:hyperlink r:id="rId32">
        <w:r>
          <w:t xml:space="preserve">Fractal dimension and cheek teeth crown complexity in the giant rodent </w:t>
        </w:r>
        <w:proofErr w:type="spellStart"/>
        <w:r>
          <w:t>eumegamys</w:t>
        </w:r>
        <w:proofErr w:type="spellEnd"/>
        <w:r>
          <w:t xml:space="preserve"> </w:t>
        </w:r>
        <w:proofErr w:type="spellStart"/>
        <w:r>
          <w:t>paranensis</w:t>
        </w:r>
        <w:proofErr w:type="spellEnd"/>
      </w:hyperlink>
      <w:r>
        <w:t xml:space="preserve">. </w:t>
      </w:r>
      <w:proofErr w:type="spellStart"/>
      <w:r>
        <w:t>Lethaia</w:t>
      </w:r>
      <w:proofErr w:type="spellEnd"/>
      <w:r>
        <w:t xml:space="preserve"> 46:369–377.</w:t>
      </w:r>
    </w:p>
    <w:p w14:paraId="00000044" w14:textId="60FECDC1" w:rsidR="00313650" w:rsidRPr="00BD3B82" w:rsidRDefault="00D01545">
      <w:bookmarkStart w:id="191" w:name="bookmark=kix.j12wb3jzutc8" w:colFirst="0" w:colLast="0"/>
      <w:bookmarkEnd w:id="191"/>
      <w:r>
        <w:t xml:space="preserve">Carrillo, J. D., and M. R. Sánchez-Villagra. 2015. </w:t>
      </w:r>
      <w:hyperlink r:id="rId33">
        <w:r>
          <w:t xml:space="preserve">Giant rodents from the neotropics: Diversity and dental variation of late </w:t>
        </w:r>
        <w:proofErr w:type="spellStart"/>
        <w:r>
          <w:t>miocene</w:t>
        </w:r>
        <w:proofErr w:type="spellEnd"/>
        <w:r>
          <w:t xml:space="preserve"> neoepiblemid remains from </w:t>
        </w:r>
        <w:proofErr w:type="spellStart"/>
        <w:r>
          <w:t>urumaco</w:t>
        </w:r>
        <w:proofErr w:type="spellEnd"/>
        <w:r>
          <w:t xml:space="preserve">, </w:t>
        </w:r>
        <w:proofErr w:type="spellStart"/>
        <w:r>
          <w:t>venezuela</w:t>
        </w:r>
        <w:proofErr w:type="spellEnd"/>
      </w:hyperlink>
      <w:r>
        <w:t xml:space="preserve">. </w:t>
      </w:r>
      <w:proofErr w:type="spellStart"/>
      <w:ins w:id="192" w:author="boivin.myriam63@gmail.com" w:date="2026-04-30T12:35:00Z">
        <w:r w:rsidR="00BD3B82" w:rsidRPr="00BD3B82">
          <w:t>Paläontologische</w:t>
        </w:r>
        <w:proofErr w:type="spellEnd"/>
        <w:r w:rsidR="00BD3B82" w:rsidRPr="00BD3B82">
          <w:t xml:space="preserve"> </w:t>
        </w:r>
      </w:ins>
      <w:del w:id="193" w:author="boivin.myriam63@gmail.com" w:date="2026-04-30T12:35:00Z">
        <w:r w:rsidRPr="00BD3B82" w:rsidDel="00BD3B82">
          <w:delText xml:space="preserve">Paläontol </w:delText>
        </w:r>
      </w:del>
      <w:r w:rsidRPr="00BD3B82">
        <w:t>Z 89:1057–1071.</w:t>
      </w:r>
    </w:p>
    <w:p w14:paraId="00000045" w14:textId="0257052E" w:rsidR="00313650" w:rsidRDefault="00D01545">
      <w:bookmarkStart w:id="194" w:name="bookmark=kix.k1m926w31l49" w:colFirst="0" w:colLast="0"/>
      <w:bookmarkEnd w:id="194"/>
      <w:r w:rsidRPr="00BD3B82">
        <w:t xml:space="preserve">Carrillo, J. D., M. F. Torres Jiménez, F. J. Urrea-Barreto, A. Antonelli, C. Bacon, S. </w:t>
      </w:r>
      <w:proofErr w:type="spellStart"/>
      <w:r w:rsidRPr="00BD3B82">
        <w:t>Faurby</w:t>
      </w:r>
      <w:proofErr w:type="spellEnd"/>
      <w:r w:rsidRPr="00BD3B82">
        <w:t xml:space="preserve">, and D. </w:t>
      </w:r>
      <w:proofErr w:type="spellStart"/>
      <w:r w:rsidRPr="00BD3B82">
        <w:t>Silvestro</w:t>
      </w:r>
      <w:proofErr w:type="spellEnd"/>
      <w:r w:rsidRPr="00BD3B82">
        <w:t xml:space="preserve">. </w:t>
      </w:r>
      <w:del w:id="195" w:author="boivin.myriam63@gmail.com" w:date="2026-04-29T09:44:00Z">
        <w:r w:rsidRPr="00BD3B82" w:rsidDel="00EC7960">
          <w:delText>n.d</w:delText>
        </w:r>
      </w:del>
      <w:ins w:id="196" w:author="boivin.myriam63@gmail.com" w:date="2026-04-29T09:44:00Z">
        <w:r w:rsidR="00EC7960">
          <w:t>2026</w:t>
        </w:r>
      </w:ins>
      <w:r>
        <w:t>. Decoupled diversity and disparity after faunistic turnover in caviomorph rodents.</w:t>
      </w:r>
      <w:ins w:id="197" w:author="boivin.myriam63@gmail.com" w:date="2026-04-29T09:44:00Z">
        <w:r w:rsidR="00EC7960">
          <w:t xml:space="preserve"> </w:t>
        </w:r>
      </w:ins>
      <w:ins w:id="198" w:author="boivin.myriam63@gmail.com" w:date="2026-04-29T09:47:00Z">
        <w:r w:rsidR="00114E8E">
          <w:t xml:space="preserve">Proceedings </w:t>
        </w:r>
      </w:ins>
      <w:ins w:id="199" w:author="boivin.myriam63@gmail.com" w:date="2026-04-29T09:46:00Z">
        <w:r w:rsidR="00114E8E" w:rsidRPr="00EC7960">
          <w:t xml:space="preserve">of the Royal Society B: Biological Sciences </w:t>
        </w:r>
      </w:ins>
      <w:ins w:id="200" w:author="boivin.myriam63@gmail.com" w:date="2026-04-29T09:44:00Z">
        <w:r w:rsidR="00EC7960" w:rsidRPr="00EC7960">
          <w:t>293:20252586.</w:t>
        </w:r>
      </w:ins>
    </w:p>
    <w:p w14:paraId="00000046" w14:textId="77777777" w:rsidR="00313650" w:rsidRDefault="00D01545">
      <w:bookmarkStart w:id="201" w:name="bookmark=kix.f9yq4dhcdrrs" w:colFirst="0" w:colLast="0"/>
      <w:bookmarkEnd w:id="201"/>
      <w:proofErr w:type="spellStart"/>
      <w:r>
        <w:t>Chiarenza</w:t>
      </w:r>
      <w:proofErr w:type="spellEnd"/>
      <w:r>
        <w:t xml:space="preserve">, A. A., A. Farnsworth, P. D. Mannion, D. J. Lunt, P. J. Valdes, J. V. Morgan, and P. A. Allison. 2020. </w:t>
      </w:r>
      <w:hyperlink r:id="rId34">
        <w:r>
          <w:t>Asteroid impact, not volcanism, caused the end-cretaceous dinosaur extinction</w:t>
        </w:r>
      </w:hyperlink>
      <w:r>
        <w:t>. Proceedings of the National Academy of Sciences 117:17084–17093.</w:t>
      </w:r>
    </w:p>
    <w:p w14:paraId="00000047" w14:textId="77777777" w:rsidR="00313650" w:rsidRDefault="00D01545">
      <w:bookmarkStart w:id="202" w:name="bookmark=kix.sdpo9ikxu883" w:colFirst="0" w:colLast="0"/>
      <w:bookmarkEnd w:id="202"/>
      <w:r>
        <w:t xml:space="preserve">Cohen, K., D. Harper, P. </w:t>
      </w:r>
      <w:proofErr w:type="spellStart"/>
      <w:r>
        <w:t>Gibbard</w:t>
      </w:r>
      <w:proofErr w:type="spellEnd"/>
      <w:r>
        <w:t xml:space="preserve">, and N. Car. 2025. </w:t>
      </w:r>
      <w:hyperlink r:id="rId35">
        <w:r>
          <w:t>The ICS international chronostratigraphic chart this decade</w:t>
        </w:r>
      </w:hyperlink>
      <w:r>
        <w:t>. Episodes Journal of International Geoscience 48:105–115.</w:t>
      </w:r>
    </w:p>
    <w:p w14:paraId="00000048" w14:textId="77777777" w:rsidR="00313650" w:rsidRDefault="00D01545">
      <w:bookmarkStart w:id="203" w:name="bookmark=kix.vt5al5haeb1n" w:colFirst="0" w:colLast="0"/>
      <w:bookmarkEnd w:id="203"/>
      <w:r>
        <w:t xml:space="preserve">Condamine, F. L., J. Rolland, S. </w:t>
      </w:r>
      <w:proofErr w:type="spellStart"/>
      <w:r>
        <w:t>Höhna</w:t>
      </w:r>
      <w:proofErr w:type="spellEnd"/>
      <w:r>
        <w:t xml:space="preserve">, F. A. H. Sperling, and I. </w:t>
      </w:r>
      <w:proofErr w:type="spellStart"/>
      <w:r>
        <w:t>Sanmartín</w:t>
      </w:r>
      <w:proofErr w:type="spellEnd"/>
      <w:r>
        <w:t xml:space="preserve">. 2018. </w:t>
      </w:r>
      <w:hyperlink r:id="rId36">
        <w:r>
          <w:t>Testing the role of the red queen and court jester as drivers of the macroevolution of apollo butterflies</w:t>
        </w:r>
      </w:hyperlink>
      <w:r>
        <w:t>. Systematic Biology 67:940–964.</w:t>
      </w:r>
    </w:p>
    <w:p w14:paraId="00000049" w14:textId="77777777" w:rsidR="00313650" w:rsidRDefault="00D01545">
      <w:bookmarkStart w:id="204" w:name="bookmark=kix.c3ble19g52q" w:colFirst="0" w:colLast="0"/>
      <w:bookmarkEnd w:id="204"/>
      <w:r>
        <w:t xml:space="preserve">Condamine, F. L., J. Rolland, and H. Morlon. 2019. </w:t>
      </w:r>
      <w:hyperlink r:id="rId37">
        <w:r>
          <w:t>Assessing the causes of diversification slowdowns: temperature-dependent and diversity-dependent models receive equivalent support</w:t>
        </w:r>
      </w:hyperlink>
      <w:r>
        <w:t>. Ecology Letters 22:1900–1912.</w:t>
      </w:r>
    </w:p>
    <w:p w14:paraId="0000004A" w14:textId="77777777" w:rsidR="00313650" w:rsidRDefault="00D01545">
      <w:bookmarkStart w:id="205" w:name="bookmark=kix.vvgwjbnqugmq" w:colFirst="0" w:colLast="0"/>
      <w:bookmarkEnd w:id="205"/>
      <w:r>
        <w:lastRenderedPageBreak/>
        <w:t xml:space="preserve">Condamine, F. L., D. Silvestro, E. B. </w:t>
      </w:r>
      <w:proofErr w:type="spellStart"/>
      <w:r>
        <w:t>Koppelhus</w:t>
      </w:r>
      <w:proofErr w:type="spellEnd"/>
      <w:r>
        <w:t xml:space="preserve">, and A. Antonelli. 2020. </w:t>
      </w:r>
      <w:hyperlink r:id="rId38">
        <w:r>
          <w:t>The rise of angiosperms pushed conifers to decline during global cooling</w:t>
        </w:r>
      </w:hyperlink>
      <w:r>
        <w:t>. Proceedings of the National Academy of Sciences 117:28867–28875.</w:t>
      </w:r>
    </w:p>
    <w:p w14:paraId="0000004B" w14:textId="77777777" w:rsidR="00313650" w:rsidRDefault="00D01545">
      <w:bookmarkStart w:id="206" w:name="bookmark=kix.2rh6ukv1p371" w:colFirst="0" w:colLast="0"/>
      <w:bookmarkEnd w:id="206"/>
      <w:r>
        <w:t xml:space="preserve">Cooper, R. B., B. J. Allen, and D. Silvestro. 2025. </w:t>
      </w:r>
      <w:hyperlink r:id="rId39">
        <w:proofErr w:type="spellStart"/>
        <w:r>
          <w:t>DeepDiveRA</w:t>
        </w:r>
        <w:proofErr w:type="spellEnd"/>
        <w:r>
          <w:t xml:space="preserve"> software for deep learning estimation of </w:t>
        </w:r>
        <w:proofErr w:type="spellStart"/>
        <w:r>
          <w:t>palaeodiversity</w:t>
        </w:r>
        <w:proofErr w:type="spellEnd"/>
        <w:r>
          <w:t xml:space="preserve"> from fossil occurrences</w:t>
        </w:r>
      </w:hyperlink>
      <w:r>
        <w:t>. Methods in Ecology and Evolution 16:1923–1934.</w:t>
      </w:r>
    </w:p>
    <w:p w14:paraId="0000004C" w14:textId="77777777" w:rsidR="00313650" w:rsidRDefault="00D01545">
      <w:bookmarkStart w:id="207" w:name="bookmark=kix.hooglq7c5stp" w:colFirst="0" w:colLast="0"/>
      <w:bookmarkEnd w:id="207"/>
      <w:r>
        <w:t xml:space="preserve">Cooper, R. B., J. T. Flannery-Sutherland, and D. Silvestro. 2024. </w:t>
      </w:r>
      <w:hyperlink r:id="rId40">
        <w:proofErr w:type="spellStart"/>
        <w:r>
          <w:t>DeepDive</w:t>
        </w:r>
        <w:proofErr w:type="spellEnd"/>
        <w:r>
          <w:t>: estimating global biodiversity patterns through time using deep learning</w:t>
        </w:r>
      </w:hyperlink>
      <w:r>
        <w:t>. Nature Communications 15:4199.</w:t>
      </w:r>
    </w:p>
    <w:p w14:paraId="0000004D" w14:textId="77777777" w:rsidR="00313650" w:rsidRDefault="00D01545">
      <w:bookmarkStart w:id="208" w:name="bookmark=kix.v70q0t5vybo9" w:colFirst="0" w:colLast="0"/>
      <w:bookmarkEnd w:id="208"/>
      <w:proofErr w:type="spellStart"/>
      <w:r>
        <w:t>Cuitiño</w:t>
      </w:r>
      <w:proofErr w:type="spellEnd"/>
      <w:r>
        <w:t xml:space="preserve">, J. I., M. Sol </w:t>
      </w:r>
      <w:proofErr w:type="spellStart"/>
      <w:r>
        <w:t>Raigemborn</w:t>
      </w:r>
      <w:proofErr w:type="spellEnd"/>
      <w:r>
        <w:t xml:space="preserve">, M. Susana Bargo, S. F. </w:t>
      </w:r>
      <w:proofErr w:type="spellStart"/>
      <w:r>
        <w:t>Vizcaíno</w:t>
      </w:r>
      <w:proofErr w:type="spellEnd"/>
      <w:r>
        <w:t xml:space="preserve">, N. A. Muñoz, M. J. Kohn, and R. F. Kay. 2021. </w:t>
      </w:r>
      <w:hyperlink r:id="rId41">
        <w:r>
          <w:t xml:space="preserve">Insights on the controls on floodplain-dominated fluvial successions: A perspective from the </w:t>
        </w:r>
        <w:proofErr w:type="spellStart"/>
        <w:r>
          <w:t>earlymiddle</w:t>
        </w:r>
        <w:proofErr w:type="spellEnd"/>
        <w:r>
          <w:t xml:space="preserve"> </w:t>
        </w:r>
        <w:proofErr w:type="spellStart"/>
        <w:r>
          <w:t>miocene</w:t>
        </w:r>
        <w:proofErr w:type="spellEnd"/>
        <w:r>
          <w:t xml:space="preserve"> </w:t>
        </w:r>
        <w:proofErr w:type="spellStart"/>
        <w:r>
          <w:t>santa</w:t>
        </w:r>
        <w:proofErr w:type="spellEnd"/>
        <w:r>
          <w:t xml:space="preserve"> </w:t>
        </w:r>
        <w:proofErr w:type="spellStart"/>
        <w:r>
          <w:t>cruz</w:t>
        </w:r>
        <w:proofErr w:type="spellEnd"/>
        <w:r>
          <w:t xml:space="preserve"> formation in </w:t>
        </w:r>
        <w:proofErr w:type="spellStart"/>
        <w:r>
          <w:t>río</w:t>
        </w:r>
        <w:proofErr w:type="spellEnd"/>
        <w:r>
          <w:t xml:space="preserve"> </w:t>
        </w:r>
        <w:proofErr w:type="spellStart"/>
        <w:r>
          <w:t>chalía</w:t>
        </w:r>
        <w:proofErr w:type="spellEnd"/>
        <w:r>
          <w:t xml:space="preserve"> (</w:t>
        </w:r>
        <w:proofErr w:type="spellStart"/>
        <w:r>
          <w:t>patagonia</w:t>
        </w:r>
        <w:proofErr w:type="spellEnd"/>
        <w:r>
          <w:t xml:space="preserve">, </w:t>
        </w:r>
        <w:proofErr w:type="spellStart"/>
        <w:r>
          <w:t>argentina</w:t>
        </w:r>
        <w:proofErr w:type="spellEnd"/>
        <w:r>
          <w:t>)</w:t>
        </w:r>
      </w:hyperlink>
      <w:r>
        <w:t xml:space="preserve">. Journal of the Geological Society </w:t>
      </w:r>
      <w:proofErr w:type="gramStart"/>
      <w:r>
        <w:t>178:jgs</w:t>
      </w:r>
      <w:proofErr w:type="gramEnd"/>
      <w:r>
        <w:t>2020–188.</w:t>
      </w:r>
    </w:p>
    <w:p w14:paraId="0000004E" w14:textId="77777777" w:rsidR="00313650" w:rsidRDefault="00D01545">
      <w:bookmarkStart w:id="209" w:name="bookmark=kix.6yq4f82qmhwp" w:colFirst="0" w:colLast="0"/>
      <w:bookmarkEnd w:id="209"/>
      <w:r>
        <w:t xml:space="preserve">Da Cunha, L., L. W. </w:t>
      </w:r>
      <w:proofErr w:type="spellStart"/>
      <w:r>
        <w:t>Viñola</w:t>
      </w:r>
      <w:proofErr w:type="spellEnd"/>
      <w:r>
        <w:t xml:space="preserve">-López, R. D. E. MacPhee, L. Kerber, J. </w:t>
      </w:r>
      <w:proofErr w:type="spellStart"/>
      <w:r>
        <w:t>Vélez-Juarbe</w:t>
      </w:r>
      <w:proofErr w:type="spellEnd"/>
      <w:r>
        <w:t xml:space="preserve">, P.-O. Antoine, M. Boivin, L. </w:t>
      </w:r>
      <w:proofErr w:type="spellStart"/>
      <w:r>
        <w:t>Hautier</w:t>
      </w:r>
      <w:proofErr w:type="spellEnd"/>
      <w:r>
        <w:t xml:space="preserve">, R. Lebrun, L. Marivaux, and P.-H. Fabre. 2023. </w:t>
      </w:r>
      <w:hyperlink r:id="rId42">
        <w:r>
          <w:t>The inner ear of caviomorph rodents: Phylogenetic implications and application to extinct West Indian taxa</w:t>
        </w:r>
      </w:hyperlink>
      <w:r>
        <w:t>. Journal of Mammalian Evolution 30:1155–1176.</w:t>
      </w:r>
    </w:p>
    <w:p w14:paraId="0000004F" w14:textId="77777777" w:rsidR="00313650" w:rsidRDefault="00D01545">
      <w:bookmarkStart w:id="210" w:name="bookmark=kix.2vjz4o1c57nl" w:colFirst="0" w:colLast="0"/>
      <w:bookmarkEnd w:id="210"/>
      <w:proofErr w:type="spellStart"/>
      <w:r>
        <w:t>Damuth</w:t>
      </w:r>
      <w:proofErr w:type="spellEnd"/>
      <w:r>
        <w:t xml:space="preserve">, J. 1993. </w:t>
      </w:r>
      <w:hyperlink r:id="rId43">
        <w:r>
          <w:t>Cope’s rule, the island rule and the scaling of mammalian population density</w:t>
        </w:r>
      </w:hyperlink>
      <w:r>
        <w:t>. Nature 365:748–750.</w:t>
      </w:r>
    </w:p>
    <w:p w14:paraId="00000050" w14:textId="77777777" w:rsidR="00313650" w:rsidRDefault="00D01545">
      <w:bookmarkStart w:id="211" w:name="bookmark=kix.paixu5awrhyd" w:colFirst="0" w:colLast="0"/>
      <w:bookmarkEnd w:id="211"/>
      <w:proofErr w:type="spellStart"/>
      <w:r>
        <w:t>Damuth</w:t>
      </w:r>
      <w:proofErr w:type="spellEnd"/>
      <w:r>
        <w:t xml:space="preserve">, J., and C. M. Janis. 2011. </w:t>
      </w:r>
      <w:hyperlink r:id="rId44">
        <w:r>
          <w:t xml:space="preserve">On the relationship between </w:t>
        </w:r>
        <w:proofErr w:type="spellStart"/>
        <w:r>
          <w:t>hypsodonty</w:t>
        </w:r>
        <w:proofErr w:type="spellEnd"/>
        <w:r>
          <w:t xml:space="preserve"> and feeding ecology in ungulate mammals, and its utility in </w:t>
        </w:r>
        <w:proofErr w:type="spellStart"/>
        <w:r>
          <w:t>palaeoecology</w:t>
        </w:r>
        <w:proofErr w:type="spellEnd"/>
      </w:hyperlink>
      <w:r>
        <w:t>. Biological Reviews 86:733–758.</w:t>
      </w:r>
    </w:p>
    <w:p w14:paraId="00000051" w14:textId="77777777" w:rsidR="00313650" w:rsidRDefault="00D01545">
      <w:bookmarkStart w:id="212" w:name="bookmark=kix.ivt4hst6n3jz" w:colFirst="0" w:colLast="0"/>
      <w:bookmarkEnd w:id="212"/>
      <w:r>
        <w:t xml:space="preserve">Drury, J., J. </w:t>
      </w:r>
      <w:proofErr w:type="spellStart"/>
      <w:r>
        <w:t>Clavel</w:t>
      </w:r>
      <w:proofErr w:type="spellEnd"/>
      <w:r>
        <w:t xml:space="preserve">, M. </w:t>
      </w:r>
      <w:proofErr w:type="spellStart"/>
      <w:r>
        <w:t>Manceau</w:t>
      </w:r>
      <w:proofErr w:type="spellEnd"/>
      <w:r>
        <w:t xml:space="preserve">, and H. Morlon. 2016. </w:t>
      </w:r>
      <w:hyperlink r:id="rId45">
        <w:r>
          <w:t>Estimating the effect of competition on trait evolution using maximum likelihood inference</w:t>
        </w:r>
      </w:hyperlink>
      <w:r>
        <w:t>. Systematic Biology 65:700–710.</w:t>
      </w:r>
    </w:p>
    <w:p w14:paraId="00000052" w14:textId="0520B141" w:rsidR="00313650" w:rsidRDefault="00D01545">
      <w:bookmarkStart w:id="213" w:name="bookmark=kix.4j90nnuisid1" w:colFirst="0" w:colLast="0"/>
      <w:bookmarkEnd w:id="213"/>
      <w:r>
        <w:t xml:space="preserve">Dunn, R. E., R. H. Madden, M. J. Kohn, M. D. Schmitz, C. A. E. </w:t>
      </w:r>
      <w:proofErr w:type="spellStart"/>
      <w:r>
        <w:t>Strömberg</w:t>
      </w:r>
      <w:proofErr w:type="spellEnd"/>
      <w:r>
        <w:t xml:space="preserve">, A. A. </w:t>
      </w:r>
      <w:proofErr w:type="spellStart"/>
      <w:r>
        <w:t>Carlini</w:t>
      </w:r>
      <w:proofErr w:type="spellEnd"/>
      <w:r>
        <w:t xml:space="preserve">, G. H. </w:t>
      </w:r>
      <w:proofErr w:type="spellStart"/>
      <w:r>
        <w:t>Ré</w:t>
      </w:r>
      <w:proofErr w:type="spellEnd"/>
      <w:r>
        <w:t xml:space="preserve">, and J. Crowley. 2013. </w:t>
      </w:r>
      <w:r>
        <w:fldChar w:fldCharType="begin"/>
      </w:r>
      <w:r>
        <w:instrText xml:space="preserve"> HYPERLINK "https://doi.org/10.1130/B30660.1" \h </w:instrText>
      </w:r>
      <w:r>
        <w:fldChar w:fldCharType="separate"/>
      </w:r>
      <w:r>
        <w:t xml:space="preserve">A new chronology for middle </w:t>
      </w:r>
      <w:proofErr w:type="spellStart"/>
      <w:r>
        <w:t>eocene</w:t>
      </w:r>
      <w:proofErr w:type="spellEnd"/>
      <w:ins w:id="214" w:author="boivin.myriam63@gmail.com" w:date="2026-04-29T12:33:00Z">
        <w:r w:rsidR="00EF56E8">
          <w:t xml:space="preserve"> </w:t>
        </w:r>
      </w:ins>
      <w:r>
        <w:t xml:space="preserve">early </w:t>
      </w:r>
      <w:proofErr w:type="spellStart"/>
      <w:r>
        <w:t>miocene</w:t>
      </w:r>
      <w:proofErr w:type="spellEnd"/>
      <w:r>
        <w:t xml:space="preserve"> south </w:t>
      </w:r>
      <w:proofErr w:type="spellStart"/>
      <w:r>
        <w:t>american</w:t>
      </w:r>
      <w:proofErr w:type="spellEnd"/>
      <w:r>
        <w:t xml:space="preserve"> land mammal ages</w:t>
      </w:r>
      <w:r>
        <w:fldChar w:fldCharType="end"/>
      </w:r>
      <w:r>
        <w:t>. GSA Bulletin 125:539–555.</w:t>
      </w:r>
    </w:p>
    <w:p w14:paraId="00000053" w14:textId="77777777" w:rsidR="00313650" w:rsidRDefault="00D01545">
      <w:bookmarkStart w:id="215" w:name="bookmark=kix.51nazevk939a" w:colFirst="0" w:colLast="0"/>
      <w:bookmarkEnd w:id="215"/>
      <w:proofErr w:type="spellStart"/>
      <w:r>
        <w:t>Esteve</w:t>
      </w:r>
      <w:proofErr w:type="spellEnd"/>
      <w:r>
        <w:t xml:space="preserve">, J. 2025. </w:t>
      </w:r>
      <w:hyperlink r:id="rId46">
        <w:r>
          <w:t xml:space="preserve">When extinction expands </w:t>
        </w:r>
        <w:proofErr w:type="spellStart"/>
        <w:r>
          <w:t>morphospace</w:t>
        </w:r>
        <w:proofErr w:type="spellEnd"/>
        <w:r>
          <w:t>: Lessons from trilobites</w:t>
        </w:r>
      </w:hyperlink>
      <w:r>
        <w:t>. Proceedings of the Royal Society B: Biological Sciences 292:20252245.</w:t>
      </w:r>
    </w:p>
    <w:p w14:paraId="00000054" w14:textId="77777777" w:rsidR="00313650" w:rsidRDefault="00D01545">
      <w:bookmarkStart w:id="216" w:name="bookmark=kix.u4vf69vbfmji" w:colFirst="0" w:colLast="0"/>
      <w:bookmarkEnd w:id="216"/>
      <w:r>
        <w:t xml:space="preserve">Etienne, R. S., B. </w:t>
      </w:r>
      <w:proofErr w:type="spellStart"/>
      <w:r>
        <w:t>Haegeman</w:t>
      </w:r>
      <w:proofErr w:type="spellEnd"/>
      <w:r>
        <w:t xml:space="preserve">, T. Stadler, T. </w:t>
      </w:r>
      <w:proofErr w:type="spellStart"/>
      <w:r>
        <w:t>Aze</w:t>
      </w:r>
      <w:proofErr w:type="spellEnd"/>
      <w:r>
        <w:t xml:space="preserve">, P. N. Pearson, A. Purvis, and A. B. Phillimore. 2011. </w:t>
      </w:r>
      <w:hyperlink r:id="rId47">
        <w:r>
          <w:t>Diversity-dependence brings molecular phylogenies closer to agreement with the fossil record</w:t>
        </w:r>
      </w:hyperlink>
      <w:r>
        <w:t>. Proceedings of the Royal Society B: Biological Sciences 279:1300–1309.</w:t>
      </w:r>
    </w:p>
    <w:p w14:paraId="00000055" w14:textId="77777777" w:rsidR="00313650" w:rsidRDefault="00D01545">
      <w:bookmarkStart w:id="217" w:name="bookmark=kix.bza86udgmrh" w:colFirst="0" w:colLast="0"/>
      <w:bookmarkEnd w:id="217"/>
      <w:proofErr w:type="spellStart"/>
      <w:r>
        <w:t>Faurby</w:t>
      </w:r>
      <w:proofErr w:type="spellEnd"/>
      <w:r>
        <w:t xml:space="preserve">, S., and J.-C. </w:t>
      </w:r>
      <w:proofErr w:type="spellStart"/>
      <w:r>
        <w:t>Svenning</w:t>
      </w:r>
      <w:proofErr w:type="spellEnd"/>
      <w:r>
        <w:t xml:space="preserve">. 2016. </w:t>
      </w:r>
      <w:hyperlink r:id="rId48">
        <w:r>
          <w:t>Resurrection of the island rule: Human-driven extinctions have obscured a basic evolutionary pattern</w:t>
        </w:r>
      </w:hyperlink>
      <w:r>
        <w:t>. The American Naturalist 187:812–820.</w:t>
      </w:r>
    </w:p>
    <w:p w14:paraId="00000056" w14:textId="591047AE" w:rsidR="00313650" w:rsidRPr="00F53D59" w:rsidRDefault="00D01545">
      <w:pPr>
        <w:rPr>
          <w:lang w:val="es-AR"/>
        </w:rPr>
      </w:pPr>
      <w:bookmarkStart w:id="218" w:name="bookmark=kix.3hb484xgrnlg" w:colFirst="0" w:colLast="0"/>
      <w:bookmarkEnd w:id="218"/>
      <w:proofErr w:type="spellStart"/>
      <w:r>
        <w:t>Fernicola</w:t>
      </w:r>
      <w:proofErr w:type="spellEnd"/>
      <w:r>
        <w:t xml:space="preserve">, J. C., S. F. </w:t>
      </w:r>
      <w:proofErr w:type="spellStart"/>
      <w:r>
        <w:t>Vizcaíno</w:t>
      </w:r>
      <w:proofErr w:type="spellEnd"/>
      <w:r>
        <w:t xml:space="preserve">, M. S. Bargo, R. F. Kay, and J. I. </w:t>
      </w:r>
      <w:proofErr w:type="spellStart"/>
      <w:r>
        <w:t>Cuitiño</w:t>
      </w:r>
      <w:proofErr w:type="spellEnd"/>
      <w:r>
        <w:t xml:space="preserve">. 2019. </w:t>
      </w:r>
      <w:r>
        <w:fldChar w:fldCharType="begin"/>
      </w:r>
      <w:r>
        <w:instrText xml:space="preserve"> HYPERLINK "https://doi.org/10.5710/PEAPA.01.11.2019.309" \h </w:instrText>
      </w:r>
      <w:r>
        <w:fldChar w:fldCharType="separate"/>
      </w:r>
      <w:r>
        <w:t>Analysis of the Early</w:t>
      </w:r>
      <w:ins w:id="219" w:author="boivin.myriam63@gmail.com" w:date="2026-04-29T09:50:00Z">
        <w:r w:rsidR="00C226AE">
          <w:t>-</w:t>
        </w:r>
      </w:ins>
      <w:r>
        <w:t xml:space="preserve">Middle Miocene mammal associations at the </w:t>
      </w:r>
      <w:proofErr w:type="spellStart"/>
      <w:r>
        <w:t>río</w:t>
      </w:r>
      <w:proofErr w:type="spellEnd"/>
      <w:r>
        <w:t xml:space="preserve"> Santa Cruz (Patagonia, Argentina)</w:t>
      </w:r>
      <w:r>
        <w:fldChar w:fldCharType="end"/>
      </w:r>
      <w:r>
        <w:t xml:space="preserve">. </w:t>
      </w:r>
      <w:r w:rsidRPr="00F53D59">
        <w:rPr>
          <w:lang w:val="es-AR"/>
        </w:rPr>
        <w:t>Publicación Electrónica de la Asociación Paleontológica Argentina 19</w:t>
      </w:r>
      <w:ins w:id="220" w:author="boivin.myriam63@gmail.com" w:date="2026-04-29T09:51:00Z">
        <w:r w:rsidR="003E7019">
          <w:rPr>
            <w:lang w:val="es-AR"/>
          </w:rPr>
          <w:t>:239</w:t>
        </w:r>
        <w:r w:rsidR="003E7019" w:rsidRPr="00BD3B82">
          <w:t>–259</w:t>
        </w:r>
      </w:ins>
      <w:r w:rsidRPr="00F53D59">
        <w:rPr>
          <w:lang w:val="es-AR"/>
        </w:rPr>
        <w:t>.</w:t>
      </w:r>
    </w:p>
    <w:p w14:paraId="00000057" w14:textId="77777777" w:rsidR="00313650" w:rsidRDefault="00D01545">
      <w:bookmarkStart w:id="221" w:name="bookmark=kix.c0aw5pk0fcr6" w:colFirst="0" w:colLast="0"/>
      <w:bookmarkEnd w:id="221"/>
      <w:r w:rsidRPr="00F53D59">
        <w:rPr>
          <w:lang w:val="es-AR"/>
        </w:rPr>
        <w:t xml:space="preserve">Flannery-Sutherland, J. T., D. </w:t>
      </w:r>
      <w:proofErr w:type="spellStart"/>
      <w:r w:rsidRPr="00F53D59">
        <w:rPr>
          <w:lang w:val="es-AR"/>
        </w:rPr>
        <w:t>Silvestro</w:t>
      </w:r>
      <w:proofErr w:type="spellEnd"/>
      <w:r w:rsidRPr="00F53D59">
        <w:rPr>
          <w:lang w:val="es-AR"/>
        </w:rPr>
        <w:t xml:space="preserve">, and M. J. Benton. </w:t>
      </w:r>
      <w:r>
        <w:t xml:space="preserve">2022. </w:t>
      </w:r>
      <w:hyperlink r:id="rId49">
        <w:r>
          <w:t>Global diversity dynamics in the fossil record are regionally heterogeneous</w:t>
        </w:r>
      </w:hyperlink>
      <w:r>
        <w:t>. Nature Communications 13:2751.</w:t>
      </w:r>
    </w:p>
    <w:p w14:paraId="00000058" w14:textId="77777777" w:rsidR="00313650" w:rsidRDefault="00D01545">
      <w:bookmarkStart w:id="222" w:name="bookmark=kix.30yjr6nha5t" w:colFirst="0" w:colLast="0"/>
      <w:bookmarkEnd w:id="222"/>
      <w:r>
        <w:t xml:space="preserve">Foote, M. 1993. </w:t>
      </w:r>
      <w:hyperlink r:id="rId50">
        <w:r>
          <w:t>Discordance and concordance between morphological and taxonomic diversity</w:t>
        </w:r>
      </w:hyperlink>
      <w:r>
        <w:t>. Paleobiology 19:185–204.</w:t>
      </w:r>
    </w:p>
    <w:p w14:paraId="00000059" w14:textId="77777777" w:rsidR="00313650" w:rsidRDefault="00D01545">
      <w:bookmarkStart w:id="223" w:name="bookmark=kix.q88pc4z7a4ws" w:colFirst="0" w:colLast="0"/>
      <w:bookmarkEnd w:id="223"/>
      <w:r>
        <w:lastRenderedPageBreak/>
        <w:t xml:space="preserve">Foote, M. 1997. </w:t>
      </w:r>
      <w:hyperlink r:id="rId51">
        <w:r>
          <w:t>The Evolution of Morphological Diversity</w:t>
        </w:r>
      </w:hyperlink>
      <w:r>
        <w:t>. Annual Review of Ecology, Evolution, and Systematics 28:129–152.</w:t>
      </w:r>
    </w:p>
    <w:p w14:paraId="0000005A" w14:textId="77777777" w:rsidR="00313650" w:rsidRPr="00F53D59" w:rsidRDefault="00D01545">
      <w:pPr>
        <w:rPr>
          <w:lang w:val="es-AR"/>
        </w:rPr>
      </w:pPr>
      <w:bookmarkStart w:id="224" w:name="bookmark=kix.f9g18yc78n11" w:colFirst="0" w:colLast="0"/>
      <w:bookmarkEnd w:id="224"/>
      <w:proofErr w:type="spellStart"/>
      <w:r>
        <w:t>Guayasamin</w:t>
      </w:r>
      <w:proofErr w:type="spellEnd"/>
      <w:r>
        <w:t xml:space="preserve">, J. M., C. C. </w:t>
      </w:r>
      <w:proofErr w:type="spellStart"/>
      <w:r>
        <w:t>Ribas</w:t>
      </w:r>
      <w:proofErr w:type="spellEnd"/>
      <w:r>
        <w:t xml:space="preserve">, A. C. Carnaval, J. D. Carrillo, C. Hoorn, L. G. Lohmann, D. Riff, C. Ulloa </w:t>
      </w:r>
      <w:proofErr w:type="spellStart"/>
      <w:r>
        <w:t>Ulloa</w:t>
      </w:r>
      <w:proofErr w:type="spellEnd"/>
      <w:r>
        <w:t xml:space="preserve">, and J. S. Albert. 2024. </w:t>
      </w:r>
      <w:hyperlink r:id="rId52">
        <w:r>
          <w:t>Evolution of Amazonian biodiversity: A review</w:t>
        </w:r>
      </w:hyperlink>
      <w:r>
        <w:t xml:space="preserve">. </w:t>
      </w:r>
      <w:r w:rsidRPr="00F53D59">
        <w:rPr>
          <w:lang w:val="es-AR"/>
        </w:rPr>
        <w:t xml:space="preserve">Acta </w:t>
      </w:r>
      <w:proofErr w:type="spellStart"/>
      <w:r w:rsidRPr="00F53D59">
        <w:rPr>
          <w:lang w:val="es-AR"/>
        </w:rPr>
        <w:t>Amazonica</w:t>
      </w:r>
      <w:proofErr w:type="spellEnd"/>
      <w:r w:rsidRPr="00F53D59">
        <w:rPr>
          <w:lang w:val="es-AR"/>
        </w:rPr>
        <w:t xml:space="preserve"> </w:t>
      </w:r>
      <w:proofErr w:type="gramStart"/>
      <w:r w:rsidRPr="00F53D59">
        <w:rPr>
          <w:lang w:val="es-AR"/>
        </w:rPr>
        <w:t>54:e</w:t>
      </w:r>
      <w:proofErr w:type="gramEnd"/>
      <w:r w:rsidRPr="00F53D59">
        <w:rPr>
          <w:lang w:val="es-AR"/>
        </w:rPr>
        <w:t>54bc21360.</w:t>
      </w:r>
    </w:p>
    <w:p w14:paraId="0000005B" w14:textId="77777777" w:rsidR="00313650" w:rsidRDefault="00D01545">
      <w:bookmarkStart w:id="225" w:name="bookmark=kix.vpy167ahxcjq" w:colFirst="0" w:colLast="0"/>
      <w:bookmarkEnd w:id="225"/>
      <w:r w:rsidRPr="00F53D59">
        <w:rPr>
          <w:lang w:val="es-AR"/>
        </w:rPr>
        <w:t xml:space="preserve">Hagen, O., T. </w:t>
      </w:r>
      <w:proofErr w:type="spellStart"/>
      <w:r w:rsidRPr="00F53D59">
        <w:rPr>
          <w:lang w:val="es-AR"/>
        </w:rPr>
        <w:t>Andermann</w:t>
      </w:r>
      <w:proofErr w:type="spellEnd"/>
      <w:r w:rsidRPr="00F53D59">
        <w:rPr>
          <w:lang w:val="es-AR"/>
        </w:rPr>
        <w:t xml:space="preserve">, T. B. </w:t>
      </w:r>
      <w:proofErr w:type="spellStart"/>
      <w:r w:rsidRPr="00F53D59">
        <w:rPr>
          <w:lang w:val="es-AR"/>
        </w:rPr>
        <w:t>Quental</w:t>
      </w:r>
      <w:proofErr w:type="spellEnd"/>
      <w:r w:rsidRPr="00F53D59">
        <w:rPr>
          <w:lang w:val="es-AR"/>
        </w:rPr>
        <w:t xml:space="preserve">, A. Antonelli, and D. </w:t>
      </w:r>
      <w:proofErr w:type="spellStart"/>
      <w:r w:rsidRPr="00F53D59">
        <w:rPr>
          <w:lang w:val="es-AR"/>
        </w:rPr>
        <w:t>Silvestro</w:t>
      </w:r>
      <w:proofErr w:type="spellEnd"/>
      <w:r w:rsidRPr="00F53D59">
        <w:rPr>
          <w:lang w:val="es-AR"/>
        </w:rPr>
        <w:t xml:space="preserve">. </w:t>
      </w:r>
      <w:r>
        <w:t xml:space="preserve">2018. </w:t>
      </w:r>
      <w:hyperlink r:id="rId53">
        <w:r>
          <w:t>Estimating age-dependent extinction: Contrasting evidence from fossils and phylogenies</w:t>
        </w:r>
      </w:hyperlink>
      <w:r>
        <w:t>. Systematic Biology 67:458–474.</w:t>
      </w:r>
    </w:p>
    <w:p w14:paraId="0000005C" w14:textId="11AD3C26" w:rsidR="00313650" w:rsidRDefault="00D01545">
      <w:bookmarkStart w:id="226" w:name="bookmark=kix.q9w6qymvqbqm" w:colFirst="0" w:colLast="0"/>
      <w:bookmarkEnd w:id="226"/>
      <w:proofErr w:type="spellStart"/>
      <w:r>
        <w:t>Hauffe</w:t>
      </w:r>
      <w:proofErr w:type="spellEnd"/>
      <w:r>
        <w:t xml:space="preserve">, T., J. L. </w:t>
      </w:r>
      <w:proofErr w:type="spellStart"/>
      <w:r>
        <w:t>Cantalapiedra</w:t>
      </w:r>
      <w:proofErr w:type="spellEnd"/>
      <w:r>
        <w:t xml:space="preserve">, and D. Silvestro. 2024. </w:t>
      </w:r>
      <w:hyperlink r:id="rId54">
        <w:r>
          <w:t xml:space="preserve">Trait-mediated speciation and human-driven extinctions in proboscideans revealed by unsupervised </w:t>
        </w:r>
        <w:proofErr w:type="spellStart"/>
        <w:r>
          <w:t>bayesian</w:t>
        </w:r>
        <w:proofErr w:type="spellEnd"/>
        <w:r>
          <w:t xml:space="preserve"> neural networks</w:t>
        </w:r>
      </w:hyperlink>
      <w:r>
        <w:t xml:space="preserve">. Science Advances </w:t>
      </w:r>
      <w:proofErr w:type="gramStart"/>
      <w:r>
        <w:t>10:eadl</w:t>
      </w:r>
      <w:proofErr w:type="gramEnd"/>
      <w:r>
        <w:t>2643.</w:t>
      </w:r>
      <w:del w:id="227" w:author="boivin.myriam63@gmail.com" w:date="2026-04-29T09:53:00Z">
        <w:r w:rsidDel="00F57F37">
          <w:delText xml:space="preserve"> American Association for the Advancement of Science.</w:delText>
        </w:r>
      </w:del>
    </w:p>
    <w:p w14:paraId="0000005D" w14:textId="77777777" w:rsidR="00313650" w:rsidRPr="00F53D59" w:rsidRDefault="00D01545">
      <w:pPr>
        <w:rPr>
          <w:lang w:val="es-AR"/>
        </w:rPr>
      </w:pPr>
      <w:bookmarkStart w:id="228" w:name="bookmark=kix.gwabncv60pw0" w:colFirst="0" w:colLast="0"/>
      <w:bookmarkEnd w:id="228"/>
      <w:r w:rsidRPr="00BD3B82">
        <w:rPr>
          <w:lang w:val="es-AR"/>
        </w:rPr>
        <w:t xml:space="preserve">Hernández, R. M., T. E. Jordan, A. </w:t>
      </w:r>
      <w:proofErr w:type="spellStart"/>
      <w:r w:rsidRPr="00BD3B82">
        <w:rPr>
          <w:lang w:val="es-AR"/>
        </w:rPr>
        <w:t>Dalenz</w:t>
      </w:r>
      <w:proofErr w:type="spellEnd"/>
      <w:r w:rsidRPr="00BD3B82">
        <w:rPr>
          <w:lang w:val="es-AR"/>
        </w:rPr>
        <w:t xml:space="preserve"> </w:t>
      </w:r>
      <w:proofErr w:type="spellStart"/>
      <w:r w:rsidRPr="00BD3B82">
        <w:rPr>
          <w:lang w:val="es-AR"/>
        </w:rPr>
        <w:t>Farjat</w:t>
      </w:r>
      <w:proofErr w:type="spellEnd"/>
      <w:r w:rsidRPr="00BD3B82">
        <w:rPr>
          <w:lang w:val="es-AR"/>
        </w:rPr>
        <w:t xml:space="preserve">, L. </w:t>
      </w:r>
      <w:proofErr w:type="spellStart"/>
      <w:r w:rsidRPr="00BD3B82">
        <w:rPr>
          <w:lang w:val="es-AR"/>
        </w:rPr>
        <w:t>Echavarría</w:t>
      </w:r>
      <w:proofErr w:type="spellEnd"/>
      <w:r w:rsidRPr="00BD3B82">
        <w:rPr>
          <w:lang w:val="es-AR"/>
        </w:rPr>
        <w:t xml:space="preserve">, B. D. </w:t>
      </w:r>
      <w:proofErr w:type="spellStart"/>
      <w:r w:rsidRPr="00BD3B82">
        <w:rPr>
          <w:lang w:val="es-AR"/>
        </w:rPr>
        <w:t>Idleman</w:t>
      </w:r>
      <w:proofErr w:type="spellEnd"/>
      <w:r w:rsidRPr="00BD3B82">
        <w:rPr>
          <w:lang w:val="es-AR"/>
        </w:rPr>
        <w:t xml:space="preserve">, and J. H. Reynolds. </w:t>
      </w:r>
      <w:r>
        <w:t xml:space="preserve">2005. </w:t>
      </w:r>
      <w:hyperlink r:id="rId55">
        <w:r>
          <w:t xml:space="preserve">Age, distribution, tectonics, and eustatic controls of the </w:t>
        </w:r>
        <w:proofErr w:type="spellStart"/>
        <w:r>
          <w:t>paranense</w:t>
        </w:r>
        <w:proofErr w:type="spellEnd"/>
        <w:r>
          <w:t xml:space="preserve"> and </w:t>
        </w:r>
        <w:proofErr w:type="spellStart"/>
        <w:r>
          <w:t>caribbean</w:t>
        </w:r>
        <w:proofErr w:type="spellEnd"/>
        <w:r>
          <w:t xml:space="preserve"> marine transgressions in southern </w:t>
        </w:r>
        <w:proofErr w:type="spellStart"/>
        <w:r>
          <w:t>bolivia</w:t>
        </w:r>
        <w:proofErr w:type="spellEnd"/>
        <w:r>
          <w:t xml:space="preserve"> and </w:t>
        </w:r>
        <w:proofErr w:type="spellStart"/>
        <w:r>
          <w:t>argentina</w:t>
        </w:r>
        <w:proofErr w:type="spellEnd"/>
      </w:hyperlink>
      <w:r>
        <w:t xml:space="preserve">. </w:t>
      </w:r>
      <w:proofErr w:type="spellStart"/>
      <w:r w:rsidRPr="00F53D59">
        <w:rPr>
          <w:lang w:val="es-AR"/>
        </w:rPr>
        <w:t>Journal</w:t>
      </w:r>
      <w:proofErr w:type="spellEnd"/>
      <w:r w:rsidRPr="00F53D59">
        <w:rPr>
          <w:lang w:val="es-AR"/>
        </w:rPr>
        <w:t xml:space="preserve"> </w:t>
      </w:r>
      <w:proofErr w:type="spellStart"/>
      <w:r w:rsidRPr="00F53D59">
        <w:rPr>
          <w:lang w:val="es-AR"/>
        </w:rPr>
        <w:t>of</w:t>
      </w:r>
      <w:proofErr w:type="spellEnd"/>
      <w:r w:rsidRPr="00F53D59">
        <w:rPr>
          <w:lang w:val="es-AR"/>
        </w:rPr>
        <w:t xml:space="preserve"> South American </w:t>
      </w:r>
      <w:proofErr w:type="spellStart"/>
      <w:r w:rsidRPr="00F53D59">
        <w:rPr>
          <w:lang w:val="es-AR"/>
        </w:rPr>
        <w:t>Earth</w:t>
      </w:r>
      <w:proofErr w:type="spellEnd"/>
      <w:r w:rsidRPr="00F53D59">
        <w:rPr>
          <w:lang w:val="es-AR"/>
        </w:rPr>
        <w:t xml:space="preserve"> </w:t>
      </w:r>
      <w:proofErr w:type="spellStart"/>
      <w:r w:rsidRPr="00F53D59">
        <w:rPr>
          <w:lang w:val="es-AR"/>
        </w:rPr>
        <w:t>Sciences</w:t>
      </w:r>
      <w:proofErr w:type="spellEnd"/>
      <w:r w:rsidRPr="00F53D59">
        <w:rPr>
          <w:lang w:val="es-AR"/>
        </w:rPr>
        <w:t xml:space="preserve"> 19:495–512.</w:t>
      </w:r>
    </w:p>
    <w:p w14:paraId="0000005E" w14:textId="77777777" w:rsidR="00313650" w:rsidRPr="00F53D59" w:rsidRDefault="00D01545">
      <w:pPr>
        <w:rPr>
          <w:lang w:val="es-AR"/>
        </w:rPr>
      </w:pPr>
      <w:bookmarkStart w:id="229" w:name="bookmark=kix.tzfsn95gmt3h" w:colFirst="0" w:colLast="0"/>
      <w:bookmarkEnd w:id="229"/>
      <w:r w:rsidRPr="00F53D59">
        <w:rPr>
          <w:lang w:val="es-AR"/>
        </w:rPr>
        <w:t>Homero Camacho, H. 1967. Las transgresiones del cretácico superior y terciario de la argentina. Revista de la Asociación Geológica Argentina 22:253–280.</w:t>
      </w:r>
    </w:p>
    <w:p w14:paraId="0000005F" w14:textId="77777777" w:rsidR="00313650" w:rsidRDefault="00D01545">
      <w:bookmarkStart w:id="230" w:name="bookmark=kix.93r9y3hp4b1m" w:colFirst="0" w:colLast="0"/>
      <w:bookmarkEnd w:id="230"/>
      <w:r w:rsidRPr="00F53D59">
        <w:rPr>
          <w:lang w:val="es-AR"/>
        </w:rPr>
        <w:t xml:space="preserve">Hoorn, C., L. M. </w:t>
      </w:r>
      <w:proofErr w:type="spellStart"/>
      <w:r w:rsidRPr="00F53D59">
        <w:rPr>
          <w:lang w:val="es-AR"/>
        </w:rPr>
        <w:t>Boschman</w:t>
      </w:r>
      <w:proofErr w:type="spellEnd"/>
      <w:r w:rsidRPr="00F53D59">
        <w:rPr>
          <w:lang w:val="es-AR"/>
        </w:rPr>
        <w:t xml:space="preserve">, T. </w:t>
      </w:r>
      <w:proofErr w:type="spellStart"/>
      <w:r w:rsidRPr="00F53D59">
        <w:rPr>
          <w:lang w:val="es-AR"/>
        </w:rPr>
        <w:t>Kukla</w:t>
      </w:r>
      <w:proofErr w:type="spellEnd"/>
      <w:r w:rsidRPr="00F53D59">
        <w:rPr>
          <w:lang w:val="es-AR"/>
        </w:rPr>
        <w:t xml:space="preserve">, M. </w:t>
      </w:r>
      <w:proofErr w:type="spellStart"/>
      <w:r w:rsidRPr="00F53D59">
        <w:rPr>
          <w:lang w:val="es-AR"/>
        </w:rPr>
        <w:t>Sciumbata</w:t>
      </w:r>
      <w:proofErr w:type="spellEnd"/>
      <w:r w:rsidRPr="00F53D59">
        <w:rPr>
          <w:lang w:val="es-AR"/>
        </w:rPr>
        <w:t xml:space="preserve">, and P. Val. 2022. </w:t>
      </w:r>
      <w:hyperlink r:id="rId56">
        <w:r>
          <w:t xml:space="preserve">The </w:t>
        </w:r>
        <w:proofErr w:type="spellStart"/>
        <w:r>
          <w:t>miocene</w:t>
        </w:r>
        <w:proofErr w:type="spellEnd"/>
        <w:r>
          <w:t xml:space="preserve"> wetland of western </w:t>
        </w:r>
        <w:proofErr w:type="spellStart"/>
        <w:r>
          <w:t>amazonia</w:t>
        </w:r>
        <w:proofErr w:type="spellEnd"/>
        <w:r>
          <w:t xml:space="preserve"> and its role in neotropical biogeography</w:t>
        </w:r>
      </w:hyperlink>
      <w:r>
        <w:t>. Botanical Journal of the Linnean Society 199:25–35.</w:t>
      </w:r>
    </w:p>
    <w:p w14:paraId="00000060" w14:textId="77777777" w:rsidR="00313650" w:rsidRDefault="00D01545">
      <w:bookmarkStart w:id="231" w:name="bookmark=kix.tmtuyrsiwebs" w:colFirst="0" w:colLast="0"/>
      <w:bookmarkEnd w:id="231"/>
      <w:r>
        <w:t xml:space="preserve">Hoorn, C., J. Guerrero, G. A. Sarmiento, and M. A. </w:t>
      </w:r>
      <w:proofErr w:type="spellStart"/>
      <w:r>
        <w:t>Lorente</w:t>
      </w:r>
      <w:proofErr w:type="spellEnd"/>
      <w:r>
        <w:t xml:space="preserve">. 1995. </w:t>
      </w:r>
      <w:hyperlink r:id="rId57">
        <w:r>
          <w:t>Andean tectonics as a cause for changing drainage patterns in Miocene northern South America</w:t>
        </w:r>
      </w:hyperlink>
      <w:r>
        <w:t>. Geology 23:237.</w:t>
      </w:r>
    </w:p>
    <w:p w14:paraId="00000061" w14:textId="77777777" w:rsidR="00313650" w:rsidRDefault="00D01545">
      <w:bookmarkStart w:id="232" w:name="bookmark=kix.sbm3msimup05" w:colFirst="0" w:colLast="0"/>
      <w:bookmarkEnd w:id="232"/>
      <w:r>
        <w:t xml:space="preserve">Hoorn, C., F. P. </w:t>
      </w:r>
      <w:proofErr w:type="spellStart"/>
      <w:r>
        <w:t>Wesselingh</w:t>
      </w:r>
      <w:proofErr w:type="spellEnd"/>
      <w:r>
        <w:t xml:space="preserve">, H. </w:t>
      </w:r>
      <w:proofErr w:type="spellStart"/>
      <w:r>
        <w:t>ter</w:t>
      </w:r>
      <w:proofErr w:type="spellEnd"/>
      <w:r>
        <w:t xml:space="preserve"> </w:t>
      </w:r>
      <w:proofErr w:type="spellStart"/>
      <w:r>
        <w:t>Steege</w:t>
      </w:r>
      <w:proofErr w:type="spellEnd"/>
      <w:r>
        <w:t xml:space="preserve">, M. A. Bermudez, A. Mora, J. </w:t>
      </w:r>
      <w:proofErr w:type="spellStart"/>
      <w:r>
        <w:t>Sevink</w:t>
      </w:r>
      <w:proofErr w:type="spellEnd"/>
      <w:r>
        <w:t xml:space="preserve">, I. </w:t>
      </w:r>
      <w:proofErr w:type="spellStart"/>
      <w:r>
        <w:t>Sanmartín</w:t>
      </w:r>
      <w:proofErr w:type="spellEnd"/>
      <w:r>
        <w:t>, A. Sanchez-</w:t>
      </w:r>
      <w:proofErr w:type="spellStart"/>
      <w:r>
        <w:t>Meseguer</w:t>
      </w:r>
      <w:proofErr w:type="spellEnd"/>
      <w:r>
        <w:t xml:space="preserve">, C. L. Anderson, J. P. </w:t>
      </w:r>
      <w:proofErr w:type="spellStart"/>
      <w:r>
        <w:t>Figueiredo</w:t>
      </w:r>
      <w:proofErr w:type="spellEnd"/>
      <w:r>
        <w:t xml:space="preserve">, C. Jaramillo, D. Riff, F. R. Negri, H. </w:t>
      </w:r>
      <w:proofErr w:type="spellStart"/>
      <w:r>
        <w:t>Hooghiemstra</w:t>
      </w:r>
      <w:proofErr w:type="spellEnd"/>
      <w:r>
        <w:t xml:space="preserve">, J. Lundberg, T. Stadler, T. </w:t>
      </w:r>
      <w:proofErr w:type="spellStart"/>
      <w:r>
        <w:t>Särkinen</w:t>
      </w:r>
      <w:proofErr w:type="spellEnd"/>
      <w:r>
        <w:t xml:space="preserve">, and A. Antonelli. 2010. </w:t>
      </w:r>
      <w:hyperlink r:id="rId58">
        <w:r>
          <w:t>Amazonia through time: Andean uplift, climate change, landscape evolution, and biodiversity</w:t>
        </w:r>
      </w:hyperlink>
      <w:r>
        <w:t>. Science 330:927–931.</w:t>
      </w:r>
    </w:p>
    <w:p w14:paraId="00000062" w14:textId="77777777" w:rsidR="00313650" w:rsidRDefault="00D01545">
      <w:bookmarkStart w:id="233" w:name="bookmark=kix.bzrs5h8dqdi0" w:colFirst="0" w:colLast="0"/>
      <w:bookmarkEnd w:id="233"/>
      <w:proofErr w:type="spellStart"/>
      <w:r>
        <w:t>Hullot</w:t>
      </w:r>
      <w:proofErr w:type="spellEnd"/>
      <w:r>
        <w:t xml:space="preserve">, M., C. Robinet, Q. </w:t>
      </w:r>
      <w:proofErr w:type="spellStart"/>
      <w:r>
        <w:t>Vautrin</w:t>
      </w:r>
      <w:proofErr w:type="spellEnd"/>
      <w:r>
        <w:t xml:space="preserve">, R. </w:t>
      </w:r>
      <w:proofErr w:type="spellStart"/>
      <w:r>
        <w:t>Tabuce</w:t>
      </w:r>
      <w:proofErr w:type="spellEnd"/>
      <w:r>
        <w:t xml:space="preserve">, P.-O. Antoine, G. Merceron, and F. </w:t>
      </w:r>
      <w:proofErr w:type="spellStart"/>
      <w:r>
        <w:t>Lihoreau</w:t>
      </w:r>
      <w:proofErr w:type="spellEnd"/>
      <w:r>
        <w:t xml:space="preserve">. 2025. </w:t>
      </w:r>
      <w:hyperlink r:id="rId59">
        <w:r>
          <w:t xml:space="preserve">Evolution of dietary preferences of the </w:t>
        </w:r>
        <w:proofErr w:type="spellStart"/>
        <w:r>
          <w:t>lophiodontidae</w:t>
        </w:r>
        <w:proofErr w:type="spellEnd"/>
        <w:r>
          <w:t xml:space="preserve"> (</w:t>
        </w:r>
        <w:proofErr w:type="spellStart"/>
        <w:r>
          <w:t>mammalia</w:t>
        </w:r>
        <w:proofErr w:type="spellEnd"/>
        <w:r>
          <w:t xml:space="preserve">, </w:t>
        </w:r>
        <w:proofErr w:type="spellStart"/>
        <w:r>
          <w:t>perissodactyla</w:t>
        </w:r>
        <w:proofErr w:type="spellEnd"/>
        <w:r>
          <w:t xml:space="preserve">) from southern </w:t>
        </w:r>
        <w:proofErr w:type="spellStart"/>
        <w:r>
          <w:t>france</w:t>
        </w:r>
        <w:proofErr w:type="spellEnd"/>
      </w:hyperlink>
      <w:r>
        <w:t xml:space="preserve">. </w:t>
      </w:r>
      <w:proofErr w:type="spellStart"/>
      <w:r>
        <w:t>Palaeogeography</w:t>
      </w:r>
      <w:proofErr w:type="spellEnd"/>
      <w:r>
        <w:t xml:space="preserve">, Palaeoclimatology, </w:t>
      </w:r>
      <w:proofErr w:type="spellStart"/>
      <w:r>
        <w:t>Palaeoecology</w:t>
      </w:r>
      <w:proofErr w:type="spellEnd"/>
      <w:r>
        <w:t xml:space="preserve"> 675:113076.</w:t>
      </w:r>
    </w:p>
    <w:p w14:paraId="00000063" w14:textId="77777777" w:rsidR="00313650" w:rsidRDefault="00D01545">
      <w:bookmarkStart w:id="234" w:name="bookmark=kix.5tcpuqbe8jo3" w:colFirst="0" w:colLast="0"/>
      <w:bookmarkEnd w:id="234"/>
      <w:r>
        <w:t xml:space="preserve">Janis, C. M. 1988. An estimation of tooth volume and </w:t>
      </w:r>
      <w:proofErr w:type="spellStart"/>
      <w:r>
        <w:t>hypsodonty</w:t>
      </w:r>
      <w:proofErr w:type="spellEnd"/>
      <w:r>
        <w:t xml:space="preserve"> indices in ungulate mammals, and the correlation of these factors with dietary preferences. </w:t>
      </w:r>
      <w:proofErr w:type="spellStart"/>
      <w:r>
        <w:t>Mémoires</w:t>
      </w:r>
      <w:proofErr w:type="spellEnd"/>
      <w:r>
        <w:t xml:space="preserve"> du </w:t>
      </w:r>
      <w:proofErr w:type="spellStart"/>
      <w:r>
        <w:t>Moséum</w:t>
      </w:r>
      <w:proofErr w:type="spellEnd"/>
      <w:r>
        <w:t xml:space="preserve"> </w:t>
      </w:r>
      <w:proofErr w:type="spellStart"/>
      <w:r>
        <w:t>d’Histoire</w:t>
      </w:r>
      <w:proofErr w:type="spellEnd"/>
      <w:r>
        <w:t xml:space="preserve"> Naturelle de Paris 367–387.</w:t>
      </w:r>
    </w:p>
    <w:p w14:paraId="00000064" w14:textId="77777777" w:rsidR="00313650" w:rsidRDefault="00D01545">
      <w:bookmarkStart w:id="235" w:name="bookmark=kix.wts9uk7y0dre" w:colFirst="0" w:colLast="0"/>
      <w:bookmarkEnd w:id="235"/>
      <w:r>
        <w:t xml:space="preserve">Jaramillo, C., I. Romero, C. </w:t>
      </w:r>
      <w:proofErr w:type="spellStart"/>
      <w:r>
        <w:t>D’Apolito</w:t>
      </w:r>
      <w:proofErr w:type="spellEnd"/>
      <w:r>
        <w:t xml:space="preserve">, G. </w:t>
      </w:r>
      <w:proofErr w:type="spellStart"/>
      <w:r>
        <w:t>Bayona</w:t>
      </w:r>
      <w:proofErr w:type="spellEnd"/>
      <w:r>
        <w:t xml:space="preserve">, E. Duarte, S. </w:t>
      </w:r>
      <w:proofErr w:type="spellStart"/>
      <w:r>
        <w:t>Louwye</w:t>
      </w:r>
      <w:proofErr w:type="spellEnd"/>
      <w:r>
        <w:t xml:space="preserve">, J. Escobar, J. </w:t>
      </w:r>
      <w:proofErr w:type="spellStart"/>
      <w:r>
        <w:t>Luque</w:t>
      </w:r>
      <w:proofErr w:type="spellEnd"/>
      <w:r>
        <w:t>, J. D. Carrillo-</w:t>
      </w:r>
      <w:proofErr w:type="spellStart"/>
      <w:r>
        <w:t>Briceño</w:t>
      </w:r>
      <w:proofErr w:type="spellEnd"/>
      <w:r>
        <w:t xml:space="preserve">, V. Zapata, A. Mora, S. Schouten, M. </w:t>
      </w:r>
      <w:proofErr w:type="spellStart"/>
      <w:r>
        <w:t>Zavada</w:t>
      </w:r>
      <w:proofErr w:type="spellEnd"/>
      <w:r>
        <w:t xml:space="preserve">, G. Harrington, J. Ortiz, and F. P. </w:t>
      </w:r>
      <w:proofErr w:type="spellStart"/>
      <w:r>
        <w:t>Wesselingh</w:t>
      </w:r>
      <w:proofErr w:type="spellEnd"/>
      <w:r>
        <w:t xml:space="preserve">. 2017. </w:t>
      </w:r>
      <w:hyperlink r:id="rId60">
        <w:r>
          <w:t xml:space="preserve">Miocene flooding events of western </w:t>
        </w:r>
        <w:proofErr w:type="spellStart"/>
        <w:r>
          <w:t>amazonia</w:t>
        </w:r>
        <w:proofErr w:type="spellEnd"/>
      </w:hyperlink>
      <w:r>
        <w:t xml:space="preserve">. Science Advances </w:t>
      </w:r>
      <w:proofErr w:type="gramStart"/>
      <w:r>
        <w:t>3:e</w:t>
      </w:r>
      <w:proofErr w:type="gramEnd"/>
      <w:r>
        <w:t>1601693.</w:t>
      </w:r>
    </w:p>
    <w:p w14:paraId="00000065" w14:textId="77777777" w:rsidR="00313650" w:rsidRDefault="00D01545">
      <w:bookmarkStart w:id="236" w:name="bookmark=kix.gqge4wyqv95m" w:colFirst="0" w:colLast="0"/>
      <w:bookmarkEnd w:id="236"/>
      <w:r>
        <w:t xml:space="preserve">Jardine, P. E., C. M. Janis, S. </w:t>
      </w:r>
      <w:proofErr w:type="spellStart"/>
      <w:r>
        <w:t>Sahney</w:t>
      </w:r>
      <w:proofErr w:type="spellEnd"/>
      <w:r>
        <w:t xml:space="preserve">, and M. J. Benton. 2012. </w:t>
      </w:r>
      <w:hyperlink r:id="rId61">
        <w:r>
          <w:t xml:space="preserve">Grit not grass: Concordant patterns of early origin of </w:t>
        </w:r>
        <w:proofErr w:type="spellStart"/>
        <w:r>
          <w:t>hypsodonty</w:t>
        </w:r>
        <w:proofErr w:type="spellEnd"/>
        <w:r>
          <w:t xml:space="preserve"> in great plains ungulates and </w:t>
        </w:r>
        <w:proofErr w:type="spellStart"/>
        <w:r>
          <w:t>glires</w:t>
        </w:r>
        <w:proofErr w:type="spellEnd"/>
      </w:hyperlink>
      <w:r>
        <w:t xml:space="preserve">. </w:t>
      </w:r>
      <w:proofErr w:type="spellStart"/>
      <w:r>
        <w:t>Palaeogeography</w:t>
      </w:r>
      <w:proofErr w:type="spellEnd"/>
      <w:r>
        <w:t xml:space="preserve">, Palaeoclimatology, </w:t>
      </w:r>
      <w:proofErr w:type="spellStart"/>
      <w:r>
        <w:t>Palaeoecology</w:t>
      </w:r>
      <w:proofErr w:type="spellEnd"/>
      <w:r>
        <w:t xml:space="preserve"> 365-366:1–10.</w:t>
      </w:r>
    </w:p>
    <w:p w14:paraId="00000066" w14:textId="77777777" w:rsidR="00313650" w:rsidRDefault="00D01545">
      <w:bookmarkStart w:id="237" w:name="bookmark=kix.gvrp1zegb3oq" w:colFirst="0" w:colLast="0"/>
      <w:bookmarkEnd w:id="237"/>
      <w:r>
        <w:t xml:space="preserve">Lehtonen, S., D. Silvestro, D. N. Karger, C. </w:t>
      </w:r>
      <w:proofErr w:type="spellStart"/>
      <w:r>
        <w:t>Scotese</w:t>
      </w:r>
      <w:proofErr w:type="spellEnd"/>
      <w:r>
        <w:t xml:space="preserve">, H. </w:t>
      </w:r>
      <w:proofErr w:type="spellStart"/>
      <w:r>
        <w:t>Tuomisto</w:t>
      </w:r>
      <w:proofErr w:type="spellEnd"/>
      <w:r>
        <w:t xml:space="preserve">, M. Kessler, C. Peña, N. Wahlberg, and A. Antonelli. 2017. </w:t>
      </w:r>
      <w:hyperlink r:id="rId62">
        <w:r>
          <w:t>Environmentally driven extinction and opportunistic origination explain fern diversification patterns</w:t>
        </w:r>
      </w:hyperlink>
      <w:r>
        <w:t>. Scientific Reports 7:4831.</w:t>
      </w:r>
    </w:p>
    <w:p w14:paraId="00000067" w14:textId="77777777" w:rsidR="00313650" w:rsidRDefault="00D01545">
      <w:bookmarkStart w:id="238" w:name="bookmark=kix.vbt3zp8etiql" w:colFirst="0" w:colLast="0"/>
      <w:bookmarkEnd w:id="238"/>
      <w:proofErr w:type="spellStart"/>
      <w:r>
        <w:lastRenderedPageBreak/>
        <w:t>Liow</w:t>
      </w:r>
      <w:proofErr w:type="spellEnd"/>
      <w:r>
        <w:t xml:space="preserve">, L. H., M. </w:t>
      </w:r>
      <w:proofErr w:type="spellStart"/>
      <w:r>
        <w:t>Fortelius</w:t>
      </w:r>
      <w:proofErr w:type="spellEnd"/>
      <w:r>
        <w:t xml:space="preserve">, E. Bingham, K. </w:t>
      </w:r>
      <w:proofErr w:type="spellStart"/>
      <w:r>
        <w:t>Lintulaakso</w:t>
      </w:r>
      <w:proofErr w:type="spellEnd"/>
      <w:r>
        <w:t xml:space="preserve">, H. </w:t>
      </w:r>
      <w:proofErr w:type="spellStart"/>
      <w:r>
        <w:t>Mannila</w:t>
      </w:r>
      <w:proofErr w:type="spellEnd"/>
      <w:r>
        <w:t xml:space="preserve">, L. Flynn, and N. Chr. </w:t>
      </w:r>
      <w:proofErr w:type="spellStart"/>
      <w:r>
        <w:t>Stenseth</w:t>
      </w:r>
      <w:proofErr w:type="spellEnd"/>
      <w:r>
        <w:t xml:space="preserve">. 2008. </w:t>
      </w:r>
      <w:hyperlink r:id="rId63">
        <w:r>
          <w:t>Higher origination and extinction rates in larger mammals</w:t>
        </w:r>
      </w:hyperlink>
      <w:r>
        <w:t>. Proceedings of the National Academy of Sciences 105:6097–6102.</w:t>
      </w:r>
    </w:p>
    <w:p w14:paraId="00000068" w14:textId="77777777" w:rsidR="00313650" w:rsidRDefault="00D01545">
      <w:bookmarkStart w:id="239" w:name="bookmark=kix.ulzfp83ueydo" w:colFirst="0" w:colLast="0"/>
      <w:bookmarkEnd w:id="239"/>
      <w:proofErr w:type="spellStart"/>
      <w:r>
        <w:t>Liow</w:t>
      </w:r>
      <w:proofErr w:type="spellEnd"/>
      <w:r>
        <w:t xml:space="preserve">, L. H., T. B. </w:t>
      </w:r>
      <w:proofErr w:type="spellStart"/>
      <w:r>
        <w:t>Quental</w:t>
      </w:r>
      <w:proofErr w:type="spellEnd"/>
      <w:r>
        <w:t xml:space="preserve">, and C. R. Marshall. 2010. </w:t>
      </w:r>
      <w:hyperlink r:id="rId64">
        <w:r>
          <w:t>When can decreasing diversification rates be detected with molecular phylogenies and the fossil record?</w:t>
        </w:r>
      </w:hyperlink>
      <w:r>
        <w:t xml:space="preserve"> Systematic Biology 59:646–659.</w:t>
      </w:r>
    </w:p>
    <w:p w14:paraId="00000069" w14:textId="77777777" w:rsidR="00313650" w:rsidRDefault="00D01545">
      <w:bookmarkStart w:id="240" w:name="bookmark=kix.8juagk269o8l" w:colFirst="0" w:colLast="0"/>
      <w:bookmarkEnd w:id="240"/>
      <w:proofErr w:type="spellStart"/>
      <w:r>
        <w:t>Lomolino</w:t>
      </w:r>
      <w:proofErr w:type="spellEnd"/>
      <w:r>
        <w:t xml:space="preserve">, M. V. 2005. </w:t>
      </w:r>
      <w:hyperlink r:id="rId65">
        <w:r>
          <w:t>Body size evolution in insular vertebrates: Generality of the island rule</w:t>
        </w:r>
      </w:hyperlink>
      <w:r>
        <w:t>. Journal of Biogeography 32:1683–1699.</w:t>
      </w:r>
    </w:p>
    <w:p w14:paraId="0000006A" w14:textId="77777777" w:rsidR="00313650" w:rsidRDefault="00D01545">
      <w:bookmarkStart w:id="241" w:name="bookmark=kix.ou64v54t7lzx" w:colFirst="0" w:colLast="0"/>
      <w:bookmarkEnd w:id="241"/>
      <w:proofErr w:type="spellStart"/>
      <w:r>
        <w:t>MacFadden</w:t>
      </w:r>
      <w:proofErr w:type="spellEnd"/>
      <w:r>
        <w:t xml:space="preserve">, B. J. 2000. </w:t>
      </w:r>
      <w:hyperlink r:id="rId66">
        <w:r>
          <w:t xml:space="preserve">Cenozoic mammalian herbivores from the </w:t>
        </w:r>
        <w:proofErr w:type="spellStart"/>
        <w:r>
          <w:t>americas</w:t>
        </w:r>
        <w:proofErr w:type="spellEnd"/>
        <w:r>
          <w:t>: Reconstructing ancient diets and terrestrial communities</w:t>
        </w:r>
      </w:hyperlink>
      <w:r>
        <w:t>. Annual Review of Ecology and Systematics 31:33–59.</w:t>
      </w:r>
    </w:p>
    <w:p w14:paraId="0000006B" w14:textId="77777777" w:rsidR="00313650" w:rsidRDefault="00D01545">
      <w:bookmarkStart w:id="242" w:name="bookmark=kix.t1j6g34beiz7" w:colFirst="0" w:colLast="0"/>
      <w:bookmarkEnd w:id="242"/>
      <w:r>
        <w:t xml:space="preserve">MacPhee, R. D. E. 2011. </w:t>
      </w:r>
      <w:hyperlink r:id="rId67">
        <w:r>
          <w:t xml:space="preserve">Basicranial morphology and relationships of </w:t>
        </w:r>
        <w:proofErr w:type="spellStart"/>
        <w:r>
          <w:t>antillean</w:t>
        </w:r>
        <w:proofErr w:type="spellEnd"/>
        <w:r>
          <w:t xml:space="preserve"> </w:t>
        </w:r>
        <w:proofErr w:type="spellStart"/>
        <w:r>
          <w:t>heptaxodontidae</w:t>
        </w:r>
        <w:proofErr w:type="spellEnd"/>
        <w:r>
          <w:t xml:space="preserve"> (</w:t>
        </w:r>
        <w:proofErr w:type="spellStart"/>
        <w:r>
          <w:t>rodentia</w:t>
        </w:r>
        <w:proofErr w:type="spellEnd"/>
        <w:r>
          <w:t xml:space="preserve">, </w:t>
        </w:r>
        <w:proofErr w:type="spellStart"/>
        <w:r>
          <w:t>ctenohystrica</w:t>
        </w:r>
        <w:proofErr w:type="spellEnd"/>
        <w:r>
          <w:t xml:space="preserve">, </w:t>
        </w:r>
        <w:proofErr w:type="spellStart"/>
        <w:r>
          <w:t>caviomorpha</w:t>
        </w:r>
        <w:proofErr w:type="spellEnd"/>
        <w:r>
          <w:t>)</w:t>
        </w:r>
      </w:hyperlink>
      <w:r>
        <w:t>. Bulletin of the American Museum of Natural History 2011:1–70.</w:t>
      </w:r>
    </w:p>
    <w:p w14:paraId="0000006C" w14:textId="539817D1" w:rsidR="00313650" w:rsidRDefault="00D01545">
      <w:bookmarkStart w:id="243" w:name="bookmark=kix.w7mhuohqxwen" w:colFirst="0" w:colLast="0"/>
      <w:bookmarkEnd w:id="243"/>
      <w:r>
        <w:t xml:space="preserve">Marion, A. F. P., F. L. Condamine, and G. </w:t>
      </w:r>
      <w:proofErr w:type="spellStart"/>
      <w:r>
        <w:t>Guinot</w:t>
      </w:r>
      <w:proofErr w:type="spellEnd"/>
      <w:r>
        <w:t xml:space="preserve">. 2025. </w:t>
      </w:r>
      <w:hyperlink r:id="rId68">
        <w:r>
          <w:t>Bioluminescence and repeated deep-sea colonization shaped the diversification and body size evolution of squaliform sharks</w:t>
        </w:r>
      </w:hyperlink>
      <w:r>
        <w:t>. Proceedings of the Royal Society B: Biological Sciences 292:20242932.</w:t>
      </w:r>
      <w:del w:id="244" w:author="boivin.myriam63@gmail.com" w:date="2026-04-29T09:53:00Z">
        <w:r w:rsidDel="00DD3783">
          <w:delText xml:space="preserve"> Royal Society.</w:delText>
        </w:r>
      </w:del>
    </w:p>
    <w:p w14:paraId="0000006D" w14:textId="77777777" w:rsidR="00313650" w:rsidRDefault="00D01545">
      <w:bookmarkStart w:id="245" w:name="bookmark=kix.8odi6rdbr475" w:colFirst="0" w:colLast="0"/>
      <w:bookmarkEnd w:id="245"/>
      <w:r>
        <w:t xml:space="preserve">Marivaux, L., L. W. V. López, M. Boivin, L. Da Cunha, P.-H. Fabre, R. </w:t>
      </w:r>
      <w:proofErr w:type="spellStart"/>
      <w:r>
        <w:t>Joannes-Boyau</w:t>
      </w:r>
      <w:proofErr w:type="spellEnd"/>
      <w:r>
        <w:t xml:space="preserve">, G. </w:t>
      </w:r>
      <w:proofErr w:type="spellStart"/>
      <w:r>
        <w:t>Maincent</w:t>
      </w:r>
      <w:proofErr w:type="spellEnd"/>
      <w:r>
        <w:t xml:space="preserve">, P. </w:t>
      </w:r>
      <w:proofErr w:type="spellStart"/>
      <w:r>
        <w:t>Münch</w:t>
      </w:r>
      <w:proofErr w:type="spellEnd"/>
      <w:r>
        <w:t xml:space="preserve">, N. S. Stutz, J. </w:t>
      </w:r>
      <w:proofErr w:type="spellStart"/>
      <w:r>
        <w:t>Vélez-Juarbe</w:t>
      </w:r>
      <w:proofErr w:type="spellEnd"/>
      <w:r>
        <w:t xml:space="preserve">, and P.-O. Antoine. 2022. </w:t>
      </w:r>
      <w:hyperlink r:id="rId69">
        <w:r>
          <w:t xml:space="preserve">Incisor enamel microstructure of West Indian caviomorph </w:t>
        </w:r>
        <w:proofErr w:type="spellStart"/>
        <w:r>
          <w:t>hystricognathous</w:t>
        </w:r>
        <w:proofErr w:type="spellEnd"/>
        <w:r>
          <w:t xml:space="preserve"> rodents (</w:t>
        </w:r>
        <w:proofErr w:type="spellStart"/>
        <w:r>
          <w:t>Octodontoidea</w:t>
        </w:r>
        <w:proofErr w:type="spellEnd"/>
        <w:r>
          <w:t xml:space="preserve"> and </w:t>
        </w:r>
        <w:proofErr w:type="spellStart"/>
        <w:r>
          <w:t>Chinchilloidea</w:t>
        </w:r>
        <w:proofErr w:type="spellEnd"/>
        <w:r>
          <w:t>)</w:t>
        </w:r>
      </w:hyperlink>
      <w:r>
        <w:t>. Journal of Mammalian Evolution 29:969–995.</w:t>
      </w:r>
    </w:p>
    <w:p w14:paraId="0000006E" w14:textId="77777777" w:rsidR="00313650" w:rsidRDefault="00D01545">
      <w:bookmarkStart w:id="246" w:name="bookmark=kix.nd11hynaks7o" w:colFirst="0" w:colLast="0"/>
      <w:bookmarkEnd w:id="246"/>
      <w:r>
        <w:t xml:space="preserve">Marivaux, L., J. </w:t>
      </w:r>
      <w:proofErr w:type="spellStart"/>
      <w:r>
        <w:t>Vélez-Juarbe</w:t>
      </w:r>
      <w:proofErr w:type="spellEnd"/>
      <w:r>
        <w:t xml:space="preserve">, G. </w:t>
      </w:r>
      <w:proofErr w:type="spellStart"/>
      <w:r>
        <w:t>Merzeraud</w:t>
      </w:r>
      <w:proofErr w:type="spellEnd"/>
      <w:r>
        <w:t xml:space="preserve">, F. </w:t>
      </w:r>
      <w:proofErr w:type="spellStart"/>
      <w:r>
        <w:t>Pujos</w:t>
      </w:r>
      <w:proofErr w:type="spellEnd"/>
      <w:r>
        <w:t xml:space="preserve">, L. W. </w:t>
      </w:r>
      <w:proofErr w:type="spellStart"/>
      <w:r>
        <w:t>Viñola</w:t>
      </w:r>
      <w:proofErr w:type="spellEnd"/>
      <w:r>
        <w:t xml:space="preserve"> López, M. Boivin, H. Santos-Mercado, E. J. Cruz, A. </w:t>
      </w:r>
      <w:proofErr w:type="spellStart"/>
      <w:r>
        <w:t>Grajales</w:t>
      </w:r>
      <w:proofErr w:type="spellEnd"/>
      <w:r>
        <w:t xml:space="preserve">, J. Padilla, K. I. </w:t>
      </w:r>
      <w:proofErr w:type="spellStart"/>
      <w:r>
        <w:t>Vélez</w:t>
      </w:r>
      <w:proofErr w:type="spellEnd"/>
      <w:r>
        <w:t xml:space="preserve">-Rosado, M. Philippon, J.-L. </w:t>
      </w:r>
      <w:proofErr w:type="spellStart"/>
      <w:r>
        <w:t>Léticée</w:t>
      </w:r>
      <w:proofErr w:type="spellEnd"/>
      <w:r>
        <w:t xml:space="preserve">, P. </w:t>
      </w:r>
      <w:proofErr w:type="spellStart"/>
      <w:r>
        <w:t>Münch</w:t>
      </w:r>
      <w:proofErr w:type="spellEnd"/>
      <w:r>
        <w:t xml:space="preserve">, and P.-O. Antoine. 2020. </w:t>
      </w:r>
      <w:hyperlink r:id="rId70">
        <w:r>
          <w:t xml:space="preserve">Early </w:t>
        </w:r>
        <w:proofErr w:type="spellStart"/>
        <w:r>
          <w:t>oligocene</w:t>
        </w:r>
        <w:proofErr w:type="spellEnd"/>
        <w:r>
          <w:t xml:space="preserve"> </w:t>
        </w:r>
        <w:proofErr w:type="spellStart"/>
        <w:r>
          <w:t>chinchilloid</w:t>
        </w:r>
        <w:proofErr w:type="spellEnd"/>
        <w:r>
          <w:t xml:space="preserve"> caviomorphs from </w:t>
        </w:r>
        <w:proofErr w:type="spellStart"/>
        <w:r>
          <w:t>puerto</w:t>
        </w:r>
        <w:proofErr w:type="spellEnd"/>
        <w:r>
          <w:t xml:space="preserve"> </w:t>
        </w:r>
        <w:proofErr w:type="spellStart"/>
        <w:r>
          <w:t>rico</w:t>
        </w:r>
        <w:proofErr w:type="spellEnd"/>
        <w:r>
          <w:t xml:space="preserve"> and the initial rodent colonization of the west indies</w:t>
        </w:r>
      </w:hyperlink>
      <w:r>
        <w:t>. Proceedings of the Royal Society B: Biological Sciences 287:20192806.</w:t>
      </w:r>
    </w:p>
    <w:p w14:paraId="0000006F" w14:textId="77777777" w:rsidR="00313650" w:rsidRDefault="00D01545">
      <w:bookmarkStart w:id="247" w:name="bookmark=kix.50adqxgxlvif" w:colFirst="0" w:colLast="0"/>
      <w:bookmarkEnd w:id="247"/>
      <w:r>
        <w:t xml:space="preserve">Marshall, L. G., S. D. Webb, J. J. </w:t>
      </w:r>
      <w:proofErr w:type="spellStart"/>
      <w:r>
        <w:t>Sepkoski</w:t>
      </w:r>
      <w:proofErr w:type="spellEnd"/>
      <w:r>
        <w:t xml:space="preserve">, and D. M. </w:t>
      </w:r>
      <w:proofErr w:type="spellStart"/>
      <w:r>
        <w:t>Raup</w:t>
      </w:r>
      <w:proofErr w:type="spellEnd"/>
      <w:r>
        <w:t xml:space="preserve">. 1982. </w:t>
      </w:r>
      <w:hyperlink r:id="rId71">
        <w:r>
          <w:t xml:space="preserve">Mammalian evolution and the great </w:t>
        </w:r>
        <w:proofErr w:type="spellStart"/>
        <w:r>
          <w:t>american</w:t>
        </w:r>
        <w:proofErr w:type="spellEnd"/>
        <w:r>
          <w:t xml:space="preserve"> interchange</w:t>
        </w:r>
      </w:hyperlink>
      <w:r>
        <w:t>. Science 215:1351–1357.</w:t>
      </w:r>
    </w:p>
    <w:p w14:paraId="00000070" w14:textId="77777777" w:rsidR="00313650" w:rsidRDefault="00D01545">
      <w:bookmarkStart w:id="248" w:name="bookmark=kix.qg4faqfd49d8" w:colFirst="0" w:colLast="0"/>
      <w:bookmarkEnd w:id="248"/>
      <w:r>
        <w:t xml:space="preserve">McFarlane, D. A., R. D. E. MacPhee, and D. C. Ford. 1998. </w:t>
      </w:r>
      <w:hyperlink r:id="rId72">
        <w:r>
          <w:t xml:space="preserve">Body Size Variability and a Sangamonian Extinction Model for </w:t>
        </w:r>
        <w:proofErr w:type="spellStart"/>
        <w:proofErr w:type="gramStart"/>
        <w:r>
          <w:t>Amblyrhiza,a</w:t>
        </w:r>
        <w:proofErr w:type="spellEnd"/>
        <w:proofErr w:type="gramEnd"/>
        <w:r>
          <w:t xml:space="preserve"> West Indian Megafaunal Rodent</w:t>
        </w:r>
      </w:hyperlink>
      <w:r>
        <w:t>. Quaternary Research 50:80–89.</w:t>
      </w:r>
    </w:p>
    <w:p w14:paraId="00000071" w14:textId="77777777" w:rsidR="00313650" w:rsidRDefault="00D01545">
      <w:bookmarkStart w:id="249" w:name="bookmark=kix.pvi3g8bwvu7j" w:colFirst="0" w:colLast="0"/>
      <w:bookmarkEnd w:id="249"/>
      <w:proofErr w:type="spellStart"/>
      <w:r>
        <w:t>Meiri</w:t>
      </w:r>
      <w:proofErr w:type="spellEnd"/>
      <w:r>
        <w:t xml:space="preserve">, S., N. Cooper, and A. Purvis. 2007. </w:t>
      </w:r>
      <w:hyperlink r:id="rId73">
        <w:r>
          <w:t>The island rule: Made to be broken?</w:t>
        </w:r>
      </w:hyperlink>
      <w:r>
        <w:t xml:space="preserve"> Proceedings of the Royal Society B: Biological Sciences 275:141–148.</w:t>
      </w:r>
    </w:p>
    <w:p w14:paraId="00000072" w14:textId="77777777" w:rsidR="00313650" w:rsidRDefault="00D01545">
      <w:bookmarkStart w:id="250" w:name="bookmark=kix.4gnj9tbnnh4d" w:colFirst="0" w:colLast="0"/>
      <w:bookmarkEnd w:id="250"/>
      <w:r>
        <w:t xml:space="preserve">Miller, K. G., J. V. Browning, W. J. Schmelz, R. E. Kopp, G. S. Mountain, and J. D. Wright. 2020. </w:t>
      </w:r>
      <w:hyperlink r:id="rId74">
        <w:r>
          <w:t xml:space="preserve">Cenozoic sea-level and </w:t>
        </w:r>
        <w:proofErr w:type="spellStart"/>
        <w:r>
          <w:t>cryospheric</w:t>
        </w:r>
        <w:proofErr w:type="spellEnd"/>
        <w:r>
          <w:t xml:space="preserve"> evolution from deep-sea geochemical and continental margin records</w:t>
        </w:r>
      </w:hyperlink>
      <w:r>
        <w:t xml:space="preserve">. Science Advances </w:t>
      </w:r>
      <w:proofErr w:type="gramStart"/>
      <w:r>
        <w:t>6:eaaz</w:t>
      </w:r>
      <w:proofErr w:type="gramEnd"/>
      <w:r>
        <w:t>1346.</w:t>
      </w:r>
    </w:p>
    <w:p w14:paraId="00000073" w14:textId="77777777" w:rsidR="00313650" w:rsidRDefault="00D01545">
      <w:bookmarkStart w:id="251" w:name="bookmark=kix.d5bvmktxh3gx" w:colFirst="0" w:colLast="0"/>
      <w:bookmarkEnd w:id="251"/>
      <w:proofErr w:type="spellStart"/>
      <w:r>
        <w:t>Mones</w:t>
      </w:r>
      <w:proofErr w:type="spellEnd"/>
      <w:r>
        <w:t xml:space="preserve">, A. 1982. </w:t>
      </w:r>
      <w:hyperlink r:id="rId75">
        <w:r>
          <w:t xml:space="preserve">An equivocal nomenclature: What means </w:t>
        </w:r>
        <w:proofErr w:type="spellStart"/>
        <w:r>
          <w:t>hypsodonty</w:t>
        </w:r>
        <w:proofErr w:type="spellEnd"/>
        <w:r>
          <w:t>?</w:t>
        </w:r>
      </w:hyperlink>
      <w:r>
        <w:t xml:space="preserve"> </w:t>
      </w:r>
      <w:proofErr w:type="spellStart"/>
      <w:r>
        <w:t>Paläontologische</w:t>
      </w:r>
      <w:proofErr w:type="spellEnd"/>
      <w:r>
        <w:t xml:space="preserve"> </w:t>
      </w:r>
      <w:proofErr w:type="spellStart"/>
      <w:r>
        <w:t>Zeitschrift</w:t>
      </w:r>
      <w:proofErr w:type="spellEnd"/>
      <w:r>
        <w:t xml:space="preserve"> 56:107–111.</w:t>
      </w:r>
    </w:p>
    <w:p w14:paraId="00000074" w14:textId="77777777" w:rsidR="00313650" w:rsidRDefault="00D01545">
      <w:bookmarkStart w:id="252" w:name="bookmark=kix.xyn8z4hlvv4r" w:colFirst="0" w:colLast="0"/>
      <w:bookmarkEnd w:id="252"/>
      <w:r>
        <w:t xml:space="preserve">Muñoz, C. O. R., R. </w:t>
      </w:r>
      <w:proofErr w:type="spellStart"/>
      <w:r>
        <w:t>Bonini</w:t>
      </w:r>
      <w:proofErr w:type="spellEnd"/>
      <w:r>
        <w:t xml:space="preserve">, S. Hemming, M. Cenizo, U. F. J. </w:t>
      </w:r>
      <w:proofErr w:type="spellStart"/>
      <w:r>
        <w:t>Pardiñas</w:t>
      </w:r>
      <w:proofErr w:type="spellEnd"/>
      <w:r>
        <w:t xml:space="preserve">, and F. J. </w:t>
      </w:r>
      <w:proofErr w:type="spellStart"/>
      <w:r>
        <w:t>Prevosti</w:t>
      </w:r>
      <w:proofErr w:type="spellEnd"/>
      <w:r>
        <w:t xml:space="preserve">. 2023. </w:t>
      </w:r>
      <w:hyperlink r:id="rId76">
        <w:r>
          <w:t xml:space="preserve">Advances in the understanding of Neogene mammalian fauna in the </w:t>
        </w:r>
        <w:proofErr w:type="spellStart"/>
        <w:r>
          <w:t>pampean</w:t>
        </w:r>
        <w:proofErr w:type="spellEnd"/>
        <w:r>
          <w:t xml:space="preserve"> region (Central Argentina) through revising “biozone” hypotheses based on new dates and </w:t>
        </w:r>
        <w:proofErr w:type="spellStart"/>
        <w:r>
          <w:t>biochronological</w:t>
        </w:r>
        <w:proofErr w:type="spellEnd"/>
        <w:r>
          <w:t xml:space="preserve"> analyses</w:t>
        </w:r>
      </w:hyperlink>
      <w:r>
        <w:t xml:space="preserve">. </w:t>
      </w:r>
      <w:proofErr w:type="spellStart"/>
      <w:r>
        <w:t>Ameghiniana</w:t>
      </w:r>
      <w:proofErr w:type="spellEnd"/>
      <w:r>
        <w:t xml:space="preserve"> 60:465–491.</w:t>
      </w:r>
    </w:p>
    <w:p w14:paraId="00000075" w14:textId="77777777" w:rsidR="00313650" w:rsidRDefault="00D01545">
      <w:bookmarkStart w:id="253" w:name="bookmark=kix.uz4k2742auv6" w:colFirst="0" w:colLast="0"/>
      <w:bookmarkEnd w:id="253"/>
      <w:proofErr w:type="spellStart"/>
      <w:r>
        <w:t>Neige</w:t>
      </w:r>
      <w:proofErr w:type="spellEnd"/>
      <w:r>
        <w:t xml:space="preserve">, P., and T. van </w:t>
      </w:r>
      <w:proofErr w:type="spellStart"/>
      <w:r>
        <w:t>Tiel</w:t>
      </w:r>
      <w:proofErr w:type="spellEnd"/>
      <w:r>
        <w:t xml:space="preserve">. 2026. </w:t>
      </w:r>
      <w:hyperlink r:id="rId77">
        <w:r>
          <w:t>Background extinction due to species specialization? Insights from a high-resolution Jurassic ammonoid case study (</w:t>
        </w:r>
        <w:proofErr w:type="spellStart"/>
        <w:r>
          <w:t>Dactylioceratidae</w:t>
        </w:r>
        <w:proofErr w:type="spellEnd"/>
        <w:r>
          <w:t>)</w:t>
        </w:r>
      </w:hyperlink>
      <w:r>
        <w:t>. Paleobiology 1–17.</w:t>
      </w:r>
    </w:p>
    <w:p w14:paraId="00000076" w14:textId="5F7D8F38" w:rsidR="00313650" w:rsidRDefault="00D01545">
      <w:bookmarkStart w:id="254" w:name="bookmark=kix.1kbk15pzidrl" w:colFirst="0" w:colLast="0"/>
      <w:bookmarkEnd w:id="254"/>
      <w:proofErr w:type="spellStart"/>
      <w:r>
        <w:lastRenderedPageBreak/>
        <w:t>Ogg</w:t>
      </w:r>
      <w:proofErr w:type="spellEnd"/>
      <w:r>
        <w:t xml:space="preserve">, J. G. 2020. </w:t>
      </w:r>
      <w:hyperlink r:id="rId78">
        <w:r>
          <w:t>Geomagnetic polarity time scale</w:t>
        </w:r>
      </w:hyperlink>
      <w:r>
        <w:t>. Pp. 159–192</w:t>
      </w:r>
      <w:ins w:id="255" w:author="boivin.myriam63@gmail.com" w:date="2026-04-29T12:30:00Z">
        <w:r w:rsidR="002C7083">
          <w:t>.</w:t>
        </w:r>
      </w:ins>
      <w:r>
        <w:t xml:space="preserve"> </w:t>
      </w:r>
      <w:ins w:id="256" w:author="boivin.myriam63@gmail.com" w:date="2026-04-29T12:30:00Z">
        <w:r w:rsidR="002C7083">
          <w:rPr>
            <w:i/>
            <w:iCs/>
          </w:rPr>
          <w:t>I</w:t>
        </w:r>
      </w:ins>
      <w:del w:id="257" w:author="boivin.myriam63@gmail.com" w:date="2026-04-29T12:30:00Z">
        <w:r w:rsidDel="002C7083">
          <w:rPr>
            <w:i/>
            <w:iCs/>
          </w:rPr>
          <w:delText>i</w:delText>
        </w:r>
      </w:del>
      <w:r>
        <w:rPr>
          <w:i/>
          <w:iCs/>
        </w:rPr>
        <w:t>n</w:t>
      </w:r>
      <w:ins w:id="258" w:author="boivin.myriam63@gmail.com" w:date="2026-04-29T12:30:00Z">
        <w:r w:rsidR="002C7083">
          <w:rPr>
            <w:i/>
            <w:iCs/>
          </w:rPr>
          <w:t xml:space="preserve"> </w:t>
        </w:r>
      </w:ins>
      <w:ins w:id="259" w:author="boivin.myriam63@gmail.com" w:date="2026-04-29T12:31:00Z">
        <w:r w:rsidR="00C65BD1">
          <w:t xml:space="preserve">Gradstein, F. M., </w:t>
        </w:r>
        <w:proofErr w:type="spellStart"/>
        <w:r w:rsidR="00C65BD1">
          <w:t>Ogg</w:t>
        </w:r>
        <w:proofErr w:type="spellEnd"/>
        <w:r w:rsidR="00C65BD1">
          <w:t xml:space="preserve">, J. G., Schmitz, M. D., </w:t>
        </w:r>
        <w:proofErr w:type="spellStart"/>
        <w:r w:rsidR="00C65BD1">
          <w:t>Ogg</w:t>
        </w:r>
        <w:proofErr w:type="spellEnd"/>
        <w:r w:rsidR="00C65BD1">
          <w:t>, G. M. (eds.). Geologic Time Scale 2020. 1:</w:t>
        </w:r>
      </w:ins>
      <w:ins w:id="260" w:author="boivin.myriam63@gmail.com" w:date="2026-04-29T12:32:00Z">
        <w:r w:rsidR="00C65BD1" w:rsidRPr="00C65BD1">
          <w:t>159–192</w:t>
        </w:r>
      </w:ins>
      <w:r>
        <w:t xml:space="preserve">. </w:t>
      </w:r>
      <w:del w:id="261" w:author="boivin.myriam63@gmail.com" w:date="2026-04-29T12:32:00Z">
        <w:r w:rsidDel="00C65BD1">
          <w:delText>Elsevier.</w:delText>
        </w:r>
      </w:del>
    </w:p>
    <w:p w14:paraId="00000077" w14:textId="77777777" w:rsidR="00313650" w:rsidRDefault="00D01545">
      <w:bookmarkStart w:id="262" w:name="bookmark=kix.joyoodl0yarc" w:colFirst="0" w:colLast="0"/>
      <w:bookmarkEnd w:id="262"/>
      <w:r>
        <w:t xml:space="preserve">Paiva, A. L., P. Godoy, D. dos Santos, M. Langer, and P. Mannion. 2026. </w:t>
      </w:r>
      <w:hyperlink r:id="rId79">
        <w:r>
          <w:t xml:space="preserve">Phylogenetically-informed estimates of </w:t>
        </w:r>
        <w:proofErr w:type="spellStart"/>
        <w:r>
          <w:t>notosuchian</w:t>
        </w:r>
        <w:proofErr w:type="spellEnd"/>
        <w:r>
          <w:t xml:space="preserve"> (Archosauria, </w:t>
        </w:r>
        <w:proofErr w:type="spellStart"/>
        <w:r>
          <w:t>Crocodylomorpha</w:t>
        </w:r>
        <w:proofErr w:type="spellEnd"/>
        <w:r>
          <w:t>) body size and the challenges of inferring macroevolutionary patterns in extinct groups</w:t>
        </w:r>
      </w:hyperlink>
      <w:r>
        <w:t xml:space="preserve">. </w:t>
      </w:r>
      <w:proofErr w:type="spellStart"/>
      <w:r>
        <w:t>Palaeontology</w:t>
      </w:r>
      <w:proofErr w:type="spellEnd"/>
      <w:r>
        <w:t>.</w:t>
      </w:r>
    </w:p>
    <w:p w14:paraId="00000078" w14:textId="77777777" w:rsidR="00313650" w:rsidRDefault="00D01545">
      <w:bookmarkStart w:id="263" w:name="bookmark=kix.b4g4e72p35js" w:colFirst="0" w:colLast="0"/>
      <w:bookmarkEnd w:id="263"/>
      <w:proofErr w:type="spellStart"/>
      <w:r>
        <w:t>Palazzesi</w:t>
      </w:r>
      <w:proofErr w:type="spellEnd"/>
      <w:r>
        <w:t xml:space="preserve">, L., and V. </w:t>
      </w:r>
      <w:proofErr w:type="spellStart"/>
      <w:r>
        <w:t>Barreda</w:t>
      </w:r>
      <w:proofErr w:type="spellEnd"/>
      <w:r>
        <w:t xml:space="preserve">. 2012. </w:t>
      </w:r>
      <w:hyperlink r:id="rId80">
        <w:r>
          <w:t>Fossil pollen records reveal a late rise of open-habitat ecosystems in Patagonia</w:t>
        </w:r>
      </w:hyperlink>
      <w:r>
        <w:t>. Nature Communications 3:1294.</w:t>
      </w:r>
    </w:p>
    <w:p w14:paraId="00000079" w14:textId="5416907B" w:rsidR="00313650" w:rsidRDefault="00D01545">
      <w:bookmarkStart w:id="264" w:name="bookmark=kix.cdtqclblu6rn" w:colFirst="0" w:colLast="0"/>
      <w:bookmarkEnd w:id="264"/>
      <w:r>
        <w:t>Pascual, R., E. Ortiz-</w:t>
      </w:r>
      <w:proofErr w:type="spellStart"/>
      <w:r>
        <w:t>Jaureguizar</w:t>
      </w:r>
      <w:proofErr w:type="spellEnd"/>
      <w:r>
        <w:t xml:space="preserve">, and J. L. Prado. 1996. Land mammals: Paradigm for </w:t>
      </w:r>
      <w:proofErr w:type="spellStart"/>
      <w:r>
        <w:t>cenozoic</w:t>
      </w:r>
      <w:proofErr w:type="spellEnd"/>
      <w:r>
        <w:t xml:space="preserve"> south </w:t>
      </w:r>
      <w:proofErr w:type="spellStart"/>
      <w:r>
        <w:t>american</w:t>
      </w:r>
      <w:proofErr w:type="spellEnd"/>
      <w:r>
        <w:t xml:space="preserve"> </w:t>
      </w:r>
      <w:proofErr w:type="spellStart"/>
      <w:r>
        <w:t>geobiotic</w:t>
      </w:r>
      <w:proofErr w:type="spellEnd"/>
      <w:r>
        <w:t xml:space="preserve"> evolution.</w:t>
      </w:r>
      <w:ins w:id="265" w:author="boivin.myriam63@gmail.com" w:date="2026-04-29T09:57:00Z">
        <w:r w:rsidR="00DD3783">
          <w:t xml:space="preserve"> </w:t>
        </w:r>
      </w:ins>
      <w:proofErr w:type="spellStart"/>
      <w:ins w:id="266" w:author="boivin.myriam63@gmail.com" w:date="2026-04-29T09:59:00Z">
        <w:r w:rsidR="00FD6880" w:rsidRPr="00FD6880">
          <w:t>Münchner</w:t>
        </w:r>
        <w:proofErr w:type="spellEnd"/>
        <w:r w:rsidR="00FD6880" w:rsidRPr="00FD6880">
          <w:t xml:space="preserve"> </w:t>
        </w:r>
        <w:proofErr w:type="spellStart"/>
        <w:r w:rsidR="00FD6880" w:rsidRPr="00FD6880">
          <w:t>Geowissenschaftliche</w:t>
        </w:r>
        <w:proofErr w:type="spellEnd"/>
        <w:r w:rsidR="00FD6880" w:rsidRPr="00FD6880">
          <w:t xml:space="preserve"> </w:t>
        </w:r>
        <w:proofErr w:type="spellStart"/>
        <w:r w:rsidR="00FD6880" w:rsidRPr="00FD6880">
          <w:t>Abhandlungen</w:t>
        </w:r>
        <w:proofErr w:type="spellEnd"/>
        <w:r w:rsidR="00FD6880" w:rsidRPr="00FD6880">
          <w:t xml:space="preserve"> </w:t>
        </w:r>
        <w:proofErr w:type="spellStart"/>
        <w:r w:rsidR="00FD6880" w:rsidRPr="00FD6880">
          <w:t>Reihe</w:t>
        </w:r>
        <w:proofErr w:type="spellEnd"/>
        <w:r w:rsidR="00FD6880" w:rsidRPr="00FD6880">
          <w:t xml:space="preserve"> A: </w:t>
        </w:r>
        <w:proofErr w:type="spellStart"/>
        <w:r w:rsidR="00FD6880" w:rsidRPr="00FD6880">
          <w:t>Geologie</w:t>
        </w:r>
        <w:proofErr w:type="spellEnd"/>
        <w:r w:rsidR="00FD6880" w:rsidRPr="00FD6880">
          <w:t xml:space="preserve"> und </w:t>
        </w:r>
        <w:proofErr w:type="spellStart"/>
        <w:r w:rsidR="00FD6880" w:rsidRPr="00FD6880">
          <w:t>Paläontologie</w:t>
        </w:r>
        <w:proofErr w:type="spellEnd"/>
        <w:r w:rsidR="00FD6880">
          <w:t xml:space="preserve"> 30:</w:t>
        </w:r>
      </w:ins>
      <w:ins w:id="267" w:author="boivin.myriam63@gmail.com" w:date="2026-04-29T09:57:00Z">
        <w:r w:rsidR="00DD3783">
          <w:t>265</w:t>
        </w:r>
      </w:ins>
      <w:ins w:id="268" w:author="boivin.myriam63@gmail.com" w:date="2026-04-29T09:58:00Z">
        <w:r w:rsidR="00DD3783">
          <w:t>–319.</w:t>
        </w:r>
      </w:ins>
    </w:p>
    <w:p w14:paraId="0000007A" w14:textId="77777777" w:rsidR="00313650" w:rsidRDefault="00D01545">
      <w:bookmarkStart w:id="269" w:name="bookmark=kix.n80fvdmwk1lb" w:colFirst="0" w:colLast="0"/>
      <w:bookmarkEnd w:id="269"/>
      <w:r>
        <w:t xml:space="preserve">Patton, J. L., U. F. J. </w:t>
      </w:r>
      <w:proofErr w:type="spellStart"/>
      <w:r>
        <w:t>Pardiñas</w:t>
      </w:r>
      <w:proofErr w:type="spellEnd"/>
      <w:r>
        <w:t xml:space="preserve">, and G. </w:t>
      </w:r>
      <w:proofErr w:type="spellStart"/>
      <w:r>
        <w:t>D’Elía</w:t>
      </w:r>
      <w:proofErr w:type="spellEnd"/>
      <w:r>
        <w:t xml:space="preserve">. 2015. </w:t>
      </w:r>
      <w:hyperlink r:id="rId81">
        <w:r>
          <w:t>Mammals of South America, Volume 2: Rodents</w:t>
        </w:r>
      </w:hyperlink>
      <w:r>
        <w:t>. University of Chicago Press, Chicago, IL.</w:t>
      </w:r>
    </w:p>
    <w:p w14:paraId="0000007B" w14:textId="77777777" w:rsidR="00313650" w:rsidRDefault="00D01545">
      <w:bookmarkStart w:id="270" w:name="bookmark=kix.cvv6y55fo709" w:colFirst="0" w:colLast="0"/>
      <w:bookmarkEnd w:id="270"/>
      <w:r>
        <w:t xml:space="preserve">Pérez, M. E. 2010. </w:t>
      </w:r>
      <w:hyperlink r:id="rId82">
        <w:r>
          <w:t>A new rodent (</w:t>
        </w:r>
        <w:proofErr w:type="spellStart"/>
        <w:r>
          <w:t>cavioidea</w:t>
        </w:r>
        <w:proofErr w:type="spellEnd"/>
        <w:r>
          <w:t xml:space="preserve">, </w:t>
        </w:r>
        <w:proofErr w:type="spellStart"/>
        <w:r>
          <w:t>hystricognathi</w:t>
        </w:r>
        <w:proofErr w:type="spellEnd"/>
        <w:r>
          <w:t xml:space="preserve">) from the middle </w:t>
        </w:r>
        <w:proofErr w:type="spellStart"/>
        <w:r>
          <w:t>miocene</w:t>
        </w:r>
        <w:proofErr w:type="spellEnd"/>
        <w:r>
          <w:t xml:space="preserve"> of </w:t>
        </w:r>
        <w:proofErr w:type="spellStart"/>
        <w:r>
          <w:t>patagonia</w:t>
        </w:r>
        <w:proofErr w:type="spellEnd"/>
        <w:r>
          <w:t xml:space="preserve">, mandibular homologies, and the origin of the crown group </w:t>
        </w:r>
        <w:proofErr w:type="spellStart"/>
        <w:r>
          <w:t>cavioidea</w:t>
        </w:r>
        <w:proofErr w:type="spellEnd"/>
        <w:r>
          <w:t xml:space="preserve"> </w:t>
        </w:r>
        <w:proofErr w:type="spellStart"/>
        <w:r>
          <w:t>sensu</w:t>
        </w:r>
        <w:proofErr w:type="spellEnd"/>
        <w:r>
          <w:t xml:space="preserve"> </w:t>
        </w:r>
        <w:proofErr w:type="spellStart"/>
        <w:r>
          <w:t>stricto</w:t>
        </w:r>
        <w:proofErr w:type="spellEnd"/>
      </w:hyperlink>
      <w:r>
        <w:t>. Journal of Vertebrate Paleontology 30:1848–1859.</w:t>
      </w:r>
    </w:p>
    <w:p w14:paraId="0000007C" w14:textId="77777777" w:rsidR="00313650" w:rsidRDefault="00D01545">
      <w:bookmarkStart w:id="271" w:name="bookmark=kix.2hi3zegj5lfe" w:colFirst="0" w:colLast="0"/>
      <w:bookmarkEnd w:id="271"/>
      <w:r>
        <w:t xml:space="preserve">Pimiento, C., J. L. </w:t>
      </w:r>
      <w:proofErr w:type="spellStart"/>
      <w:r>
        <w:t>Cantalapiedra</w:t>
      </w:r>
      <w:proofErr w:type="spellEnd"/>
      <w:r>
        <w:t xml:space="preserve">, K. Shimada, D. J. Field, and J. B. </w:t>
      </w:r>
      <w:proofErr w:type="spellStart"/>
      <w:r>
        <w:t>Smaers</w:t>
      </w:r>
      <w:proofErr w:type="spellEnd"/>
      <w:r>
        <w:t xml:space="preserve">. 2019. </w:t>
      </w:r>
      <w:hyperlink r:id="rId83">
        <w:r>
          <w:t>Evolutionary pathways toward gigantism in sharks and rays</w:t>
        </w:r>
      </w:hyperlink>
      <w:r>
        <w:t>. Evolution 73:588–599.</w:t>
      </w:r>
    </w:p>
    <w:p w14:paraId="0000007D" w14:textId="77777777" w:rsidR="00313650" w:rsidRDefault="00D01545">
      <w:bookmarkStart w:id="272" w:name="bookmark=kix.e5a065s47gtz" w:colFirst="0" w:colLast="0"/>
      <w:bookmarkEnd w:id="272"/>
      <w:proofErr w:type="spellStart"/>
      <w:r>
        <w:t>Quental</w:t>
      </w:r>
      <w:proofErr w:type="spellEnd"/>
      <w:r>
        <w:t xml:space="preserve">, T. B., and C. R. Marshall. 2013. </w:t>
      </w:r>
      <w:hyperlink r:id="rId84">
        <w:r>
          <w:t>How the red queen drives terrestrial mammals to extinction</w:t>
        </w:r>
      </w:hyperlink>
      <w:r>
        <w:t>. Science 341:290–292.</w:t>
      </w:r>
    </w:p>
    <w:p w14:paraId="0000007E" w14:textId="4A939F66" w:rsidR="00313650" w:rsidRDefault="00D01545">
      <w:bookmarkStart w:id="273" w:name="bookmark=kix.68qmtywuuwiy" w:colFirst="0" w:colLast="0"/>
      <w:bookmarkEnd w:id="273"/>
      <w:proofErr w:type="spellStart"/>
      <w:r>
        <w:t>Rasia</w:t>
      </w:r>
      <w:proofErr w:type="spellEnd"/>
      <w:r>
        <w:t xml:space="preserve">, L. L., and A. M. Candela. 2018. </w:t>
      </w:r>
      <w:hyperlink r:id="rId85">
        <w:r>
          <w:t xml:space="preserve">Reappraisal of the giant caviomorph rodent </w:t>
        </w:r>
        <w:proofErr w:type="spellStart"/>
        <w:r>
          <w:t>phoberomys</w:t>
        </w:r>
        <w:proofErr w:type="spellEnd"/>
        <w:r>
          <w:t xml:space="preserve"> </w:t>
        </w:r>
        <w:proofErr w:type="spellStart"/>
        <w:r>
          <w:t>burmeisteri</w:t>
        </w:r>
        <w:proofErr w:type="spellEnd"/>
        <w:r>
          <w:t xml:space="preserve"> (</w:t>
        </w:r>
        <w:proofErr w:type="spellStart"/>
        <w:r>
          <w:t>ameghino</w:t>
        </w:r>
        <w:proofErr w:type="spellEnd"/>
        <w:r>
          <w:t xml:space="preserve">, 1886) from the late </w:t>
        </w:r>
        <w:proofErr w:type="spellStart"/>
        <w:r>
          <w:t>miocene</w:t>
        </w:r>
        <w:proofErr w:type="spellEnd"/>
        <w:r>
          <w:t xml:space="preserve"> of northeastern </w:t>
        </w:r>
        <w:proofErr w:type="spellStart"/>
        <w:r>
          <w:t>argentina</w:t>
        </w:r>
        <w:proofErr w:type="spellEnd"/>
        <w:r>
          <w:t xml:space="preserve">, and the phylogeny and diversity of </w:t>
        </w:r>
        <w:proofErr w:type="spellStart"/>
        <w:r>
          <w:t>neoepiblemidae</w:t>
        </w:r>
        <w:proofErr w:type="spellEnd"/>
      </w:hyperlink>
      <w:r>
        <w:t>. Historical Biology 30:486–495.</w:t>
      </w:r>
      <w:del w:id="274" w:author="boivin.myriam63@gmail.com" w:date="2026-04-29T09:58:00Z">
        <w:r w:rsidDel="00DD3783">
          <w:delText xml:space="preserve"> Taylor &amp; Francis.</w:delText>
        </w:r>
      </w:del>
    </w:p>
    <w:p w14:paraId="0000007F" w14:textId="77777777" w:rsidR="00313650" w:rsidRDefault="00D01545">
      <w:bookmarkStart w:id="275" w:name="bookmark=kix.i8g5fdakk9kp" w:colFirst="0" w:colLast="0"/>
      <w:bookmarkEnd w:id="275"/>
      <w:proofErr w:type="spellStart"/>
      <w:r>
        <w:t>Rasia</w:t>
      </w:r>
      <w:proofErr w:type="spellEnd"/>
      <w:r>
        <w:t xml:space="preserve">, L. L., A. M. Candela, and C. </w:t>
      </w:r>
      <w:proofErr w:type="spellStart"/>
      <w:r>
        <w:t>Cañón</w:t>
      </w:r>
      <w:proofErr w:type="spellEnd"/>
      <w:r>
        <w:t xml:space="preserve">. 2021. </w:t>
      </w:r>
      <w:hyperlink r:id="rId86">
        <w:r>
          <w:t>Comprehensive total evidence phylogeny of chinchillids (</w:t>
        </w:r>
        <w:proofErr w:type="spellStart"/>
        <w:r>
          <w:t>rodentia</w:t>
        </w:r>
        <w:proofErr w:type="spellEnd"/>
        <w:r>
          <w:t xml:space="preserve">, </w:t>
        </w:r>
        <w:proofErr w:type="spellStart"/>
        <w:r>
          <w:t>caviomorpha</w:t>
        </w:r>
        <w:proofErr w:type="spellEnd"/>
        <w:r>
          <w:t>): Cheek teeth anatomy and evolution</w:t>
        </w:r>
      </w:hyperlink>
      <w:r>
        <w:t>. Journal of Anatomy 239:405–423.</w:t>
      </w:r>
    </w:p>
    <w:p w14:paraId="00000080" w14:textId="77777777" w:rsidR="00313650" w:rsidRDefault="00D01545">
      <w:bookmarkStart w:id="276" w:name="bookmark=kix.6g7vrju21b7z" w:colFirst="0" w:colLast="0"/>
      <w:bookmarkEnd w:id="276"/>
      <w:proofErr w:type="spellStart"/>
      <w:r>
        <w:t>Rasia</w:t>
      </w:r>
      <w:proofErr w:type="spellEnd"/>
      <w:r>
        <w:t xml:space="preserve">, L. L., C. I. Montalvo, R. </w:t>
      </w:r>
      <w:proofErr w:type="spellStart"/>
      <w:r>
        <w:t>Sostillo</w:t>
      </w:r>
      <w:proofErr w:type="spellEnd"/>
      <w:r>
        <w:t xml:space="preserve">, L. Kerber, and R. L. Tomassini. 2024. </w:t>
      </w:r>
      <w:hyperlink r:id="rId87">
        <w:r>
          <w:t>Dinomyid (</w:t>
        </w:r>
        <w:proofErr w:type="spellStart"/>
        <w:r>
          <w:t>rodentia</w:t>
        </w:r>
        <w:proofErr w:type="spellEnd"/>
        <w:r>
          <w:t xml:space="preserve">, </w:t>
        </w:r>
        <w:proofErr w:type="spellStart"/>
        <w:r>
          <w:t>caviomorpha</w:t>
        </w:r>
        <w:proofErr w:type="spellEnd"/>
        <w:r>
          <w:t xml:space="preserve">) diversity from the late </w:t>
        </w:r>
        <w:proofErr w:type="spellStart"/>
        <w:r>
          <w:t>miocene</w:t>
        </w:r>
        <w:proofErr w:type="spellEnd"/>
        <w:r>
          <w:t xml:space="preserve"> (</w:t>
        </w:r>
        <w:proofErr w:type="spellStart"/>
        <w:r>
          <w:t>chasicoan</w:t>
        </w:r>
        <w:proofErr w:type="spellEnd"/>
        <w:r>
          <w:t xml:space="preserve"> stage/age) </w:t>
        </w:r>
        <w:proofErr w:type="spellStart"/>
        <w:r>
          <w:t>cerro</w:t>
        </w:r>
        <w:proofErr w:type="spellEnd"/>
        <w:r>
          <w:t xml:space="preserve"> </w:t>
        </w:r>
        <w:proofErr w:type="spellStart"/>
        <w:r>
          <w:t>azul</w:t>
        </w:r>
        <w:proofErr w:type="spellEnd"/>
        <w:r>
          <w:t xml:space="preserve"> formation at the classical arroyo </w:t>
        </w:r>
        <w:proofErr w:type="spellStart"/>
        <w:r>
          <w:t>chasicó</w:t>
        </w:r>
        <w:proofErr w:type="spellEnd"/>
        <w:r>
          <w:t xml:space="preserve"> locality (</w:t>
        </w:r>
        <w:proofErr w:type="spellStart"/>
        <w:r>
          <w:t>argentina</w:t>
        </w:r>
        <w:proofErr w:type="spellEnd"/>
        <w:r>
          <w:t>)</w:t>
        </w:r>
      </w:hyperlink>
      <w:r>
        <w:t>. Historical Biology 37:1902–1914.</w:t>
      </w:r>
    </w:p>
    <w:p w14:paraId="00000081" w14:textId="77777777" w:rsidR="00313650" w:rsidRDefault="00D01545">
      <w:bookmarkStart w:id="277" w:name="bookmark=kix.4wi1bc6b3rbg" w:colFirst="0" w:colLast="0"/>
      <w:bookmarkEnd w:id="277"/>
      <w:proofErr w:type="spellStart"/>
      <w:r>
        <w:t>Rinderknecht</w:t>
      </w:r>
      <w:proofErr w:type="spellEnd"/>
      <w:r>
        <w:t xml:space="preserve">, A., and R. E. Blanco. 2008. </w:t>
      </w:r>
      <w:hyperlink r:id="rId88">
        <w:r>
          <w:t>The largest fossil rodent</w:t>
        </w:r>
      </w:hyperlink>
      <w:r>
        <w:t>. Proceedings of the Royal Society B: Biological Sciences 275:923–928.</w:t>
      </w:r>
    </w:p>
    <w:p w14:paraId="00000082" w14:textId="77777777" w:rsidR="00313650" w:rsidRDefault="00D01545">
      <w:bookmarkStart w:id="278" w:name="bookmark=kix.up3rt442xi87" w:colFirst="0" w:colLast="0"/>
      <w:bookmarkEnd w:id="278"/>
      <w:r>
        <w:t xml:space="preserve">Robinet, C., G. Merceron, A. M. Candela, and L. Marivaux. 2020. </w:t>
      </w:r>
      <w:hyperlink r:id="rId89">
        <w:r>
          <w:t>Dental microwear texture analysis and diet in caviomorphs (</w:t>
        </w:r>
        <w:proofErr w:type="spellStart"/>
        <w:r>
          <w:t>rodentia</w:t>
        </w:r>
        <w:proofErr w:type="spellEnd"/>
        <w:r>
          <w:t xml:space="preserve">) from the serra do mar </w:t>
        </w:r>
        <w:proofErr w:type="spellStart"/>
        <w:r>
          <w:t>atlantic</w:t>
        </w:r>
        <w:proofErr w:type="spellEnd"/>
        <w:r>
          <w:t xml:space="preserve"> forest (</w:t>
        </w:r>
        <w:proofErr w:type="spellStart"/>
        <w:r>
          <w:t>brazil</w:t>
        </w:r>
        <w:proofErr w:type="spellEnd"/>
        <w:r>
          <w:t>)</w:t>
        </w:r>
      </w:hyperlink>
      <w:r>
        <w:t>. Journal of Mammalogy 101:386–402.</w:t>
      </w:r>
    </w:p>
    <w:p w14:paraId="00000083" w14:textId="77777777" w:rsidR="00313650" w:rsidRDefault="00D01545">
      <w:bookmarkStart w:id="279" w:name="bookmark=kix.xh4iuh89ug15" w:colFirst="0" w:colLast="0"/>
      <w:bookmarkEnd w:id="279"/>
      <w:r>
        <w:t>Salas-</w:t>
      </w:r>
      <w:proofErr w:type="spellStart"/>
      <w:r>
        <w:t>Gismondi</w:t>
      </w:r>
      <w:proofErr w:type="spellEnd"/>
      <w:r>
        <w:t xml:space="preserve">, R., J. J. Flynn, P. Baby, J. V. Tejada-Lara, F. P. </w:t>
      </w:r>
      <w:proofErr w:type="spellStart"/>
      <w:r>
        <w:t>Wesselingh</w:t>
      </w:r>
      <w:proofErr w:type="spellEnd"/>
      <w:r>
        <w:t xml:space="preserve">, and P.-O. Antoine. 2015. </w:t>
      </w:r>
      <w:hyperlink r:id="rId90">
        <w:r>
          <w:t xml:space="preserve">A </w:t>
        </w:r>
        <w:proofErr w:type="spellStart"/>
        <w:r>
          <w:t>miocene</w:t>
        </w:r>
        <w:proofErr w:type="spellEnd"/>
        <w:r>
          <w:t xml:space="preserve"> </w:t>
        </w:r>
        <w:proofErr w:type="spellStart"/>
        <w:r>
          <w:t>hyperdiverse</w:t>
        </w:r>
        <w:proofErr w:type="spellEnd"/>
        <w:r>
          <w:t xml:space="preserve"> </w:t>
        </w:r>
        <w:proofErr w:type="spellStart"/>
        <w:r>
          <w:t>crocodylian</w:t>
        </w:r>
        <w:proofErr w:type="spellEnd"/>
        <w:r>
          <w:t xml:space="preserve"> community reveals peculiar trophic dynamics in proto-</w:t>
        </w:r>
        <w:proofErr w:type="spellStart"/>
        <w:r>
          <w:t>amazonian</w:t>
        </w:r>
        <w:proofErr w:type="spellEnd"/>
        <w:r>
          <w:t xml:space="preserve"> mega-wetlands</w:t>
        </w:r>
      </w:hyperlink>
      <w:r>
        <w:t>. Proceedings of the Royal Society B: Biological Sciences 282:20142490.</w:t>
      </w:r>
    </w:p>
    <w:p w14:paraId="00000084" w14:textId="77777777" w:rsidR="00313650" w:rsidRDefault="00D01545">
      <w:bookmarkStart w:id="280" w:name="bookmark=kix.e1eelroiwacs" w:colFirst="0" w:colLast="0"/>
      <w:bookmarkEnd w:id="280"/>
      <w:r>
        <w:t xml:space="preserve">Sánchez-Villagra, M. R., O. Aguilera, and I. Horovitz. 2003. </w:t>
      </w:r>
      <w:hyperlink r:id="rId91">
        <w:r>
          <w:t>The anatomy of the world’s largest extinct rodent</w:t>
        </w:r>
      </w:hyperlink>
      <w:r>
        <w:t>. Science 301:1708–1710.</w:t>
      </w:r>
    </w:p>
    <w:p w14:paraId="00000085" w14:textId="77777777" w:rsidR="00313650" w:rsidRDefault="00D01545">
      <w:bookmarkStart w:id="281" w:name="bookmark=kix.thmzzeybhr79" w:colFirst="0" w:colLast="0"/>
      <w:bookmarkEnd w:id="281"/>
      <w:r>
        <w:lastRenderedPageBreak/>
        <w:t xml:space="preserve">Sander, P. M., A. Christian, M. </w:t>
      </w:r>
      <w:proofErr w:type="spellStart"/>
      <w:r>
        <w:t>Clauss</w:t>
      </w:r>
      <w:proofErr w:type="spellEnd"/>
      <w:r>
        <w:t xml:space="preserve">, R. Fechner, C. T. Gee, E.-M. </w:t>
      </w:r>
      <w:proofErr w:type="spellStart"/>
      <w:r>
        <w:t>Griebeler</w:t>
      </w:r>
      <w:proofErr w:type="spellEnd"/>
      <w:r>
        <w:t xml:space="preserve">, H.-C. </w:t>
      </w:r>
      <w:proofErr w:type="spellStart"/>
      <w:r>
        <w:t>Gunga</w:t>
      </w:r>
      <w:proofErr w:type="spellEnd"/>
      <w:r>
        <w:t xml:space="preserve">, J. Hummel, H. </w:t>
      </w:r>
      <w:proofErr w:type="spellStart"/>
      <w:r>
        <w:t>Mallison</w:t>
      </w:r>
      <w:proofErr w:type="spellEnd"/>
      <w:r>
        <w:t xml:space="preserve">, S. F. Perry, H. </w:t>
      </w:r>
      <w:proofErr w:type="spellStart"/>
      <w:r>
        <w:t>Preuschoft</w:t>
      </w:r>
      <w:proofErr w:type="spellEnd"/>
      <w:r>
        <w:t xml:space="preserve">, O. W. M. </w:t>
      </w:r>
      <w:proofErr w:type="spellStart"/>
      <w:r>
        <w:t>Rauhut</w:t>
      </w:r>
      <w:proofErr w:type="spellEnd"/>
      <w:r>
        <w:t xml:space="preserve">, K. </w:t>
      </w:r>
      <w:proofErr w:type="spellStart"/>
      <w:r>
        <w:t>Remes</w:t>
      </w:r>
      <w:proofErr w:type="spellEnd"/>
      <w:r>
        <w:t xml:space="preserve">, T. </w:t>
      </w:r>
      <w:proofErr w:type="spellStart"/>
      <w:r>
        <w:t>Tütken</w:t>
      </w:r>
      <w:proofErr w:type="spellEnd"/>
      <w:r>
        <w:t xml:space="preserve">, O. Wings, and U. </w:t>
      </w:r>
      <w:proofErr w:type="spellStart"/>
      <w:r>
        <w:t>Witzel</w:t>
      </w:r>
      <w:proofErr w:type="spellEnd"/>
      <w:r>
        <w:t xml:space="preserve">. 2011. </w:t>
      </w:r>
      <w:hyperlink r:id="rId92">
        <w:r>
          <w:t>Biology of the sauropod dinosaurs: the evolution of gigantism</w:t>
        </w:r>
      </w:hyperlink>
      <w:r>
        <w:t>. Biological Reviews 86:117–155.</w:t>
      </w:r>
    </w:p>
    <w:p w14:paraId="00000086" w14:textId="77777777" w:rsidR="00313650" w:rsidRDefault="00D01545">
      <w:bookmarkStart w:id="282" w:name="bookmark=kix.vtt4gz244ney" w:colFirst="0" w:colLast="0"/>
      <w:bookmarkEnd w:id="282"/>
      <w:r>
        <w:t xml:space="preserve">Silvestro, D., A. Antonelli, N. </w:t>
      </w:r>
      <w:proofErr w:type="spellStart"/>
      <w:r>
        <w:t>Salamin</w:t>
      </w:r>
      <w:proofErr w:type="spellEnd"/>
      <w:r>
        <w:t xml:space="preserve">, and T. B. </w:t>
      </w:r>
      <w:proofErr w:type="spellStart"/>
      <w:r>
        <w:t>Quental</w:t>
      </w:r>
      <w:proofErr w:type="spellEnd"/>
      <w:r>
        <w:t xml:space="preserve">. 2015. </w:t>
      </w:r>
      <w:hyperlink r:id="rId93">
        <w:r>
          <w:t>The role of clade competition in the diversification of North American canids</w:t>
        </w:r>
      </w:hyperlink>
      <w:r>
        <w:t>. Proceedings of the National Academy of Sciences 112:8684–8689.</w:t>
      </w:r>
    </w:p>
    <w:p w14:paraId="00000087" w14:textId="77777777" w:rsidR="00313650" w:rsidRDefault="00D01545">
      <w:bookmarkStart w:id="283" w:name="bookmark=kix.pcnp7qkefpt0" w:colFirst="0" w:colLast="0"/>
      <w:bookmarkEnd w:id="283"/>
      <w:r>
        <w:t xml:space="preserve">Silvestro, D., N. </w:t>
      </w:r>
      <w:proofErr w:type="spellStart"/>
      <w:r>
        <w:t>Salamin</w:t>
      </w:r>
      <w:proofErr w:type="spellEnd"/>
      <w:r>
        <w:t xml:space="preserve">, A. Antonelli, and X. Meyer. 2019. </w:t>
      </w:r>
      <w:hyperlink r:id="rId94">
        <w:r>
          <w:t>Improved estimation of macroevolutionary rates from fossil data using a Bayesian framework</w:t>
        </w:r>
      </w:hyperlink>
      <w:r>
        <w:t>. Paleobiology 45:546–570.</w:t>
      </w:r>
    </w:p>
    <w:p w14:paraId="00000088" w14:textId="77777777" w:rsidR="00313650" w:rsidRDefault="00D01545">
      <w:bookmarkStart w:id="284" w:name="bookmark=kix.lujow3gstv7l" w:colFirst="0" w:colLast="0"/>
      <w:bookmarkEnd w:id="284"/>
      <w:r>
        <w:t xml:space="preserve">Silvestro, D., N. </w:t>
      </w:r>
      <w:proofErr w:type="spellStart"/>
      <w:r>
        <w:t>Salamin</w:t>
      </w:r>
      <w:proofErr w:type="spellEnd"/>
      <w:r>
        <w:t xml:space="preserve">, and J. Schnitzler. 2014. </w:t>
      </w:r>
      <w:hyperlink r:id="rId95">
        <w:proofErr w:type="spellStart"/>
        <w:r>
          <w:t>PyRate</w:t>
        </w:r>
        <w:proofErr w:type="spellEnd"/>
        <w:r>
          <w:t>: a new program to estimate speciation and extinction rates from incomplete fossil data</w:t>
        </w:r>
      </w:hyperlink>
      <w:r>
        <w:t>. Methods in Ecology and Evolution 5:1126–1131.</w:t>
      </w:r>
    </w:p>
    <w:p w14:paraId="00000089" w14:textId="77777777" w:rsidR="00313650" w:rsidRDefault="00D01545">
      <w:bookmarkStart w:id="285" w:name="bookmark=kix.mz1zvifhh6fq" w:colFirst="0" w:colLast="0"/>
      <w:bookmarkEnd w:id="285"/>
      <w:r>
        <w:t>Simpson, G. G. 1980. Splendid isolation</w:t>
      </w:r>
      <w:del w:id="286" w:author="boivin.myriam63@gmail.com" w:date="2026-04-29T10:01:00Z">
        <w:r w:rsidDel="0083406C">
          <w:delText xml:space="preserve"> </w:delText>
        </w:r>
      </w:del>
      <w:r>
        <w:t xml:space="preserve">: The curious history of south </w:t>
      </w:r>
      <w:proofErr w:type="spellStart"/>
      <w:r>
        <w:t>american</w:t>
      </w:r>
      <w:proofErr w:type="spellEnd"/>
      <w:r>
        <w:t xml:space="preserve"> mammals. Yale University Press, New Haven.</w:t>
      </w:r>
    </w:p>
    <w:p w14:paraId="0000008A" w14:textId="77777777" w:rsidR="00313650" w:rsidRPr="00F53D59" w:rsidRDefault="00D01545">
      <w:pPr>
        <w:rPr>
          <w:lang w:val="es-AR"/>
        </w:rPr>
      </w:pPr>
      <w:bookmarkStart w:id="287" w:name="bookmark=kix.b1ohf05fly0i" w:colFirst="0" w:colLast="0"/>
      <w:bookmarkEnd w:id="287"/>
      <w:r>
        <w:t xml:space="preserve">Simpson, G. G. 1944. Tempo and mode in evolution. </w:t>
      </w:r>
      <w:r w:rsidRPr="00F53D59">
        <w:rPr>
          <w:lang w:val="es-AR"/>
        </w:rPr>
        <w:t xml:space="preserve">Columbia </w:t>
      </w:r>
      <w:proofErr w:type="spellStart"/>
      <w:r w:rsidRPr="00F53D59">
        <w:rPr>
          <w:lang w:val="es-AR"/>
        </w:rPr>
        <w:t>University</w:t>
      </w:r>
      <w:proofErr w:type="spellEnd"/>
      <w:r w:rsidRPr="00F53D59">
        <w:rPr>
          <w:lang w:val="es-AR"/>
        </w:rPr>
        <w:t xml:space="preserve"> </w:t>
      </w:r>
      <w:proofErr w:type="spellStart"/>
      <w:r w:rsidRPr="00F53D59">
        <w:rPr>
          <w:lang w:val="es-AR"/>
        </w:rPr>
        <w:t>Press</w:t>
      </w:r>
      <w:proofErr w:type="spellEnd"/>
      <w:r w:rsidRPr="00F53D59">
        <w:rPr>
          <w:lang w:val="es-AR"/>
        </w:rPr>
        <w:t>.</w:t>
      </w:r>
    </w:p>
    <w:p w14:paraId="0000008B" w14:textId="15509DB9" w:rsidR="00313650" w:rsidRDefault="00D01545">
      <w:bookmarkStart w:id="288" w:name="bookmark=kix.dcc8tru4gk45" w:colFirst="0" w:colLast="0"/>
      <w:bookmarkEnd w:id="288"/>
      <w:r w:rsidRPr="00F53D59">
        <w:rPr>
          <w:lang w:val="es-AR"/>
        </w:rPr>
        <w:t xml:space="preserve">Solórzano, A., M. Núñez-Flores, and E. Rodríguez-Serrano. </w:t>
      </w:r>
      <w:r>
        <w:t xml:space="preserve">2024. The rise and fall of notoungulates: How </w:t>
      </w:r>
      <w:proofErr w:type="spellStart"/>
      <w:r>
        <w:t>andean</w:t>
      </w:r>
      <w:proofErr w:type="spellEnd"/>
      <w:r>
        <w:t xml:space="preserve"> uplift, available land area, competition, and depredation driven its diversification dynamics. Gondwana Research</w:t>
      </w:r>
      <w:del w:id="289" w:author="boivin.myriam63@gmail.com" w:date="2026-04-29T10:01:00Z">
        <w:r w:rsidDel="00271AED">
          <w:delText>,</w:delText>
        </w:r>
      </w:del>
      <w:r>
        <w:t xml:space="preserve"> </w:t>
      </w:r>
      <w:ins w:id="290" w:author="boivin.myriam63@gmail.com" w:date="2026-04-29T10:01:00Z">
        <w:r w:rsidR="00271AED">
          <w:t>135:116</w:t>
        </w:r>
      </w:ins>
      <w:ins w:id="291" w:author="boivin.myriam63@gmail.com" w:date="2026-04-29T10:02:00Z">
        <w:r w:rsidR="00271AED">
          <w:t>–</w:t>
        </w:r>
      </w:ins>
      <w:ins w:id="292" w:author="boivin.myriam63@gmail.com" w:date="2026-04-29T10:01:00Z">
        <w:r w:rsidR="00271AED">
          <w:t>132.</w:t>
        </w:r>
      </w:ins>
      <w:del w:id="293" w:author="boivin.myriam63@gmail.com" w:date="2026-04-29T10:01:00Z">
        <w:r w:rsidDel="00271AED">
          <w:delText xml:space="preserve">doi: </w:delText>
        </w:r>
        <w:r w:rsidDel="00271AED">
          <w:fldChar w:fldCharType="begin"/>
        </w:r>
        <w:r w:rsidDel="00271AED">
          <w:delInstrText xml:space="preserve"> HYPERLINK "https://doi.org/10.1016/j.gr.2024.08.002" \h </w:delInstrText>
        </w:r>
        <w:r w:rsidDel="00271AED">
          <w:fldChar w:fldCharType="separate"/>
        </w:r>
        <w:r w:rsidDel="00271AED">
          <w:delText>10.1016/j.gr.2024.08.002</w:delText>
        </w:r>
        <w:r w:rsidDel="00271AED">
          <w:fldChar w:fldCharType="end"/>
        </w:r>
        <w:r w:rsidDel="00271AED">
          <w:delText>.</w:delText>
        </w:r>
      </w:del>
    </w:p>
    <w:p w14:paraId="0000008C" w14:textId="3966EA40" w:rsidR="00313650" w:rsidRDefault="00D01545">
      <w:bookmarkStart w:id="294" w:name="bookmark=kix.sxgeh014bksl" w:colFirst="0" w:colLast="0"/>
      <w:bookmarkEnd w:id="294"/>
      <w:r>
        <w:t>Stebbins, G. L. 1974. Trends of angiosperm phylogeny - the ecological basis of diversity. Pp. 156–170</w:t>
      </w:r>
      <w:ins w:id="295" w:author="boivin.myriam63@gmail.com" w:date="2026-04-29T12:29:00Z">
        <w:r w:rsidR="002F342E">
          <w:t>.</w:t>
        </w:r>
      </w:ins>
      <w:r>
        <w:t xml:space="preserve"> </w:t>
      </w:r>
      <w:ins w:id="296" w:author="boivin.myriam63@gmail.com" w:date="2026-04-29T12:29:00Z">
        <w:r w:rsidR="002F342E">
          <w:rPr>
            <w:i/>
            <w:iCs/>
          </w:rPr>
          <w:t>I</w:t>
        </w:r>
      </w:ins>
      <w:del w:id="297" w:author="boivin.myriam63@gmail.com" w:date="2026-04-29T12:29:00Z">
        <w:r w:rsidDel="002F342E">
          <w:rPr>
            <w:i/>
            <w:iCs/>
          </w:rPr>
          <w:delText>i</w:delText>
        </w:r>
      </w:del>
      <w:r>
        <w:rPr>
          <w:i/>
          <w:iCs/>
        </w:rPr>
        <w:t>n</w:t>
      </w:r>
      <w:ins w:id="298" w:author="boivin.myriam63@gmail.com" w:date="2026-04-29T12:29:00Z">
        <w:r w:rsidR="002F342E">
          <w:rPr>
            <w:i/>
            <w:iCs/>
          </w:rPr>
          <w:t>:</w:t>
        </w:r>
        <w:r w:rsidR="002F342E" w:rsidRPr="002F342E">
          <w:t xml:space="preserve"> xxx (eds.).</w:t>
        </w:r>
        <w:r w:rsidR="002F342E">
          <w:t xml:space="preserve"> </w:t>
        </w:r>
        <w:proofErr w:type="spellStart"/>
        <w:r w:rsidR="002F342E">
          <w:t>xxxx</w:t>
        </w:r>
      </w:ins>
      <w:proofErr w:type="spellEnd"/>
      <w:r w:rsidRPr="002F342E">
        <w:t>.</w:t>
      </w:r>
      <w:r>
        <w:t xml:space="preserve"> Cambridge, Mass.</w:t>
      </w:r>
    </w:p>
    <w:p w14:paraId="0000008D" w14:textId="77777777" w:rsidR="00313650" w:rsidRDefault="00D01545">
      <w:bookmarkStart w:id="299" w:name="bookmark=kix.caxpvh96js5m" w:colFirst="0" w:colLast="0"/>
      <w:bookmarkEnd w:id="299"/>
      <w:proofErr w:type="spellStart"/>
      <w:r>
        <w:t>Stenseth</w:t>
      </w:r>
      <w:proofErr w:type="spellEnd"/>
      <w:r>
        <w:t xml:space="preserve">, N. Chr., and J. M. Smith. 1984. </w:t>
      </w:r>
      <w:hyperlink r:id="rId96">
        <w:r>
          <w:t xml:space="preserve">Coevolution in ecosystems: </w:t>
        </w:r>
        <w:proofErr w:type="gramStart"/>
        <w:r>
          <w:t>Red</w:t>
        </w:r>
        <w:proofErr w:type="gramEnd"/>
        <w:r>
          <w:t xml:space="preserve"> queen or evolutionary stasis?</w:t>
        </w:r>
      </w:hyperlink>
      <w:r>
        <w:t xml:space="preserve"> </w:t>
      </w:r>
      <w:proofErr w:type="spellStart"/>
      <w:r>
        <w:t>Evol</w:t>
      </w:r>
      <w:proofErr w:type="spellEnd"/>
      <w:r>
        <w:t xml:space="preserve"> 38:870–880.</w:t>
      </w:r>
    </w:p>
    <w:p w14:paraId="0000008E" w14:textId="77777777" w:rsidR="00313650" w:rsidRPr="00F53D59" w:rsidRDefault="00D01545">
      <w:pPr>
        <w:rPr>
          <w:lang w:val="fr-FR"/>
        </w:rPr>
      </w:pPr>
      <w:bookmarkStart w:id="300" w:name="bookmark=kix.4jjo6ogokabd" w:colFirst="0" w:colLast="0"/>
      <w:bookmarkEnd w:id="300"/>
      <w:proofErr w:type="spellStart"/>
      <w:r>
        <w:t>Strömberg</w:t>
      </w:r>
      <w:proofErr w:type="spellEnd"/>
      <w:r>
        <w:t xml:space="preserve">, C. A. E., R. E. Dunn, R. H. Madden, M. J. Kohn, and A. A. </w:t>
      </w:r>
      <w:proofErr w:type="spellStart"/>
      <w:r>
        <w:t>Carlini</w:t>
      </w:r>
      <w:proofErr w:type="spellEnd"/>
      <w:r>
        <w:t xml:space="preserve">. 2013. </w:t>
      </w:r>
      <w:hyperlink r:id="rId97">
        <w:r>
          <w:t>Decoupling the spread of grasslands from the evolution of grazer-type herbivores in South America</w:t>
        </w:r>
      </w:hyperlink>
      <w:r>
        <w:t xml:space="preserve">. </w:t>
      </w:r>
      <w:r w:rsidRPr="00F53D59">
        <w:rPr>
          <w:lang w:val="fr-FR"/>
        </w:rPr>
        <w:t xml:space="preserve">Nature Communications </w:t>
      </w:r>
      <w:proofErr w:type="gramStart"/>
      <w:r w:rsidRPr="00F53D59">
        <w:rPr>
          <w:lang w:val="fr-FR"/>
        </w:rPr>
        <w:t>4:</w:t>
      </w:r>
      <w:proofErr w:type="gramEnd"/>
      <w:r w:rsidRPr="00F53D59">
        <w:rPr>
          <w:lang w:val="fr-FR"/>
        </w:rPr>
        <w:t>1478.</w:t>
      </w:r>
    </w:p>
    <w:p w14:paraId="0000008F" w14:textId="77777777" w:rsidR="00313650" w:rsidRDefault="00D01545">
      <w:bookmarkStart w:id="301" w:name="bookmark=kix.okvzj0mj6rdm" w:colFirst="0" w:colLast="0"/>
      <w:bookmarkEnd w:id="301"/>
      <w:r w:rsidRPr="00F53D59">
        <w:rPr>
          <w:lang w:val="fr-FR"/>
        </w:rPr>
        <w:t xml:space="preserve">Tardif, D., F. L. Condamine, S. J. R. </w:t>
      </w:r>
      <w:proofErr w:type="spellStart"/>
      <w:r w:rsidRPr="00F53D59">
        <w:rPr>
          <w:lang w:val="fr-FR"/>
        </w:rPr>
        <w:t>Streiff</w:t>
      </w:r>
      <w:proofErr w:type="spellEnd"/>
      <w:r w:rsidRPr="00F53D59">
        <w:rPr>
          <w:lang w:val="fr-FR"/>
        </w:rPr>
        <w:t xml:space="preserve">, P. </w:t>
      </w:r>
      <w:proofErr w:type="spellStart"/>
      <w:r w:rsidRPr="00F53D59">
        <w:rPr>
          <w:lang w:val="fr-FR"/>
        </w:rPr>
        <w:t>Sepulchre</w:t>
      </w:r>
      <w:proofErr w:type="spellEnd"/>
      <w:r w:rsidRPr="00F53D59">
        <w:rPr>
          <w:lang w:val="fr-FR"/>
        </w:rPr>
        <w:t xml:space="preserve">, and T. L. P. Couvreur. </w:t>
      </w:r>
      <w:r>
        <w:t xml:space="preserve">2025. </w:t>
      </w:r>
      <w:hyperlink r:id="rId98">
        <w:r>
          <w:t xml:space="preserve">Generating </w:t>
        </w:r>
        <w:proofErr w:type="spellStart"/>
        <w:r>
          <w:t>Spatialised</w:t>
        </w:r>
        <w:proofErr w:type="spellEnd"/>
        <w:r>
          <w:t xml:space="preserve"> and Seasonal Deep-Time </w:t>
        </w:r>
        <w:proofErr w:type="spellStart"/>
        <w:r>
          <w:t>Palaeoclimatic</w:t>
        </w:r>
        <w:proofErr w:type="spellEnd"/>
        <w:r>
          <w:t xml:space="preserve"> Information: Integration </w:t>
        </w:r>
        <w:proofErr w:type="gramStart"/>
        <w:r>
          <w:t>Into</w:t>
        </w:r>
        <w:proofErr w:type="gramEnd"/>
        <w:r>
          <w:t xml:space="preserve"> an Environmental-Dependent Diversification Model</w:t>
        </w:r>
      </w:hyperlink>
      <w:r>
        <w:t xml:space="preserve">. Global Ecology and Biogeography </w:t>
      </w:r>
      <w:proofErr w:type="gramStart"/>
      <w:r>
        <w:t>34:e</w:t>
      </w:r>
      <w:proofErr w:type="gramEnd"/>
      <w:r>
        <w:t>70024.</w:t>
      </w:r>
    </w:p>
    <w:p w14:paraId="00000090" w14:textId="641410D4" w:rsidR="00313650" w:rsidRDefault="00D01545">
      <w:pPr>
        <w:rPr>
          <w:ins w:id="302" w:author="boivin.myriam63@gmail.com" w:date="2026-04-30T12:31:00Z"/>
        </w:rPr>
      </w:pPr>
      <w:bookmarkStart w:id="303" w:name="bookmark=kix.s0zc2ahda4jb" w:colFirst="0" w:colLast="0"/>
      <w:bookmarkEnd w:id="303"/>
      <w:proofErr w:type="spellStart"/>
      <w:r>
        <w:t>Tarquini</w:t>
      </w:r>
      <w:proofErr w:type="spellEnd"/>
      <w:r>
        <w:t xml:space="preserve">, S. D., S. </w:t>
      </w:r>
      <w:proofErr w:type="spellStart"/>
      <w:r>
        <w:t>Ladevèze</w:t>
      </w:r>
      <w:proofErr w:type="spellEnd"/>
      <w:r>
        <w:t xml:space="preserve">, and F. J. </w:t>
      </w:r>
      <w:proofErr w:type="spellStart"/>
      <w:r>
        <w:t>Prevosti</w:t>
      </w:r>
      <w:proofErr w:type="spellEnd"/>
      <w:r>
        <w:t xml:space="preserve">. 2022. </w:t>
      </w:r>
      <w:hyperlink r:id="rId99">
        <w:r>
          <w:t xml:space="preserve">The multicausal twilight of South American native mammalian predators (Metatheria, </w:t>
        </w:r>
        <w:proofErr w:type="spellStart"/>
        <w:r>
          <w:t>Sparassodonta</w:t>
        </w:r>
        <w:proofErr w:type="spellEnd"/>
        <w:r>
          <w:t>)</w:t>
        </w:r>
      </w:hyperlink>
      <w:r>
        <w:t>. Scientific Reports 12:1224.</w:t>
      </w:r>
    </w:p>
    <w:p w14:paraId="70D673A6" w14:textId="52E7B851" w:rsidR="005029B5" w:rsidRDefault="005029B5">
      <w:ins w:id="304" w:author="boivin.myriam63@gmail.com" w:date="2026-04-30T12:31:00Z">
        <w:r w:rsidRPr="005029B5">
          <w:t xml:space="preserve">Upham, N. S., Esselstyn, J. A., </w:t>
        </w:r>
        <w:r>
          <w:t>and</w:t>
        </w:r>
        <w:r w:rsidRPr="005029B5">
          <w:t xml:space="preserve"> </w:t>
        </w:r>
        <w:proofErr w:type="spellStart"/>
        <w:r w:rsidRPr="005029B5">
          <w:t>Jetz</w:t>
        </w:r>
        <w:proofErr w:type="spellEnd"/>
        <w:r w:rsidRPr="005029B5">
          <w:t>, W. 2019. Inferring the mammal tree: species-level sets of phylogenies for questions in ecology, evolution, and conservation. </w:t>
        </w:r>
        <w:proofErr w:type="spellStart"/>
        <w:r w:rsidRPr="005029B5">
          <w:t>PLoS</w:t>
        </w:r>
        <w:proofErr w:type="spellEnd"/>
        <w:r w:rsidRPr="005029B5">
          <w:t xml:space="preserve"> </w:t>
        </w:r>
      </w:ins>
      <w:ins w:id="305" w:author="boivin.myriam63@gmail.com" w:date="2026-04-30T12:33:00Z">
        <w:r w:rsidRPr="005029B5">
          <w:t>B</w:t>
        </w:r>
      </w:ins>
      <w:ins w:id="306" w:author="boivin.myriam63@gmail.com" w:date="2026-04-30T12:31:00Z">
        <w:r w:rsidRPr="005029B5">
          <w:t>iology 17</w:t>
        </w:r>
      </w:ins>
      <w:ins w:id="307" w:author="boivin.myriam63@gmail.com" w:date="2026-04-30T12:33:00Z">
        <w:r>
          <w:t>:</w:t>
        </w:r>
      </w:ins>
      <w:ins w:id="308" w:author="boivin.myriam63@gmail.com" w:date="2026-04-30T12:31:00Z">
        <w:r w:rsidRPr="005029B5">
          <w:t xml:space="preserve"> e3000494.</w:t>
        </w:r>
      </w:ins>
    </w:p>
    <w:p w14:paraId="00000091" w14:textId="77777777" w:rsidR="00313650" w:rsidRDefault="00D01545">
      <w:bookmarkStart w:id="309" w:name="bookmark=kix.evbu09ouzcyw" w:colFirst="0" w:colLast="0"/>
      <w:bookmarkEnd w:id="309"/>
      <w:r>
        <w:t xml:space="preserve">Upham, N., C. Burgin, J. </w:t>
      </w:r>
      <w:proofErr w:type="spellStart"/>
      <w:r>
        <w:t>Widness</w:t>
      </w:r>
      <w:proofErr w:type="spellEnd"/>
      <w:r>
        <w:t xml:space="preserve">, S. </w:t>
      </w:r>
      <w:proofErr w:type="spellStart"/>
      <w:r>
        <w:t>Liphardt</w:t>
      </w:r>
      <w:proofErr w:type="spellEnd"/>
      <w:r>
        <w:t xml:space="preserve">, C. Parker, M. Becker, I. Rochon, D. Huckaby, and J. </w:t>
      </w:r>
      <w:proofErr w:type="spellStart"/>
      <w:r>
        <w:t>Zijlstra</w:t>
      </w:r>
      <w:proofErr w:type="spellEnd"/>
      <w:r>
        <w:t xml:space="preserve">. 2026. </w:t>
      </w:r>
      <w:hyperlink r:id="rId100">
        <w:r>
          <w:t>Mammal Diversity Database v2.4</w:t>
        </w:r>
      </w:hyperlink>
      <w:r>
        <w:t>.</w:t>
      </w:r>
    </w:p>
    <w:p w14:paraId="00000092" w14:textId="77777777" w:rsidR="00313650" w:rsidRDefault="00D01545">
      <w:bookmarkStart w:id="310" w:name="bookmark=kix.j64pi46o5dtr" w:colFirst="0" w:colLast="0"/>
      <w:bookmarkEnd w:id="310"/>
      <w:r w:rsidRPr="00F53D59">
        <w:rPr>
          <w:lang w:val="es-AR"/>
        </w:rPr>
        <w:t xml:space="preserve">Vallejos-Garrido, P., K. Pino, N. Espinoza-Aravena, A. </w:t>
      </w:r>
      <w:proofErr w:type="spellStart"/>
      <w:r w:rsidRPr="00F53D59">
        <w:rPr>
          <w:lang w:val="es-AR"/>
        </w:rPr>
        <w:t>Pari</w:t>
      </w:r>
      <w:proofErr w:type="spellEnd"/>
      <w:r w:rsidRPr="00F53D59">
        <w:rPr>
          <w:lang w:val="es-AR"/>
        </w:rPr>
        <w:t xml:space="preserve">, O. Inostroza-Michael, M. Toledo-Muñoz, B. Castillo-Ravanal, V. Romero-Alarcón, C. E. Hernández, R. E. Palma, and E. Rodríguez-Serrano. </w:t>
      </w:r>
      <w:r>
        <w:t xml:space="preserve">2023. </w:t>
      </w:r>
      <w:hyperlink r:id="rId101">
        <w:r>
          <w:t xml:space="preserve">The importance of the Andes in the evolutionary radiation of </w:t>
        </w:r>
        <w:proofErr w:type="spellStart"/>
        <w:r>
          <w:t>Sigmodontinae</w:t>
        </w:r>
        <w:proofErr w:type="spellEnd"/>
        <w:r>
          <w:t xml:space="preserve"> (Rodentia, </w:t>
        </w:r>
        <w:proofErr w:type="spellStart"/>
        <w:r>
          <w:t>Cricetidae</w:t>
        </w:r>
        <w:proofErr w:type="spellEnd"/>
        <w:r>
          <w:t>), the most diverse group of mammals in the Neotropics</w:t>
        </w:r>
      </w:hyperlink>
      <w:r>
        <w:t>. Scientific Reports 13:2207.</w:t>
      </w:r>
    </w:p>
    <w:p w14:paraId="00000093" w14:textId="77777777" w:rsidR="00313650" w:rsidRDefault="00D01545">
      <w:bookmarkStart w:id="311" w:name="bookmark=kix.d8278x84f00x" w:colFirst="0" w:colLast="0"/>
      <w:bookmarkEnd w:id="311"/>
      <w:r>
        <w:t xml:space="preserve">Van </w:t>
      </w:r>
      <w:proofErr w:type="spellStart"/>
      <w:r>
        <w:t>Valen</w:t>
      </w:r>
      <w:proofErr w:type="spellEnd"/>
      <w:r>
        <w:t xml:space="preserve">, L. 1960. </w:t>
      </w:r>
      <w:hyperlink r:id="rId102">
        <w:r>
          <w:t xml:space="preserve">A functional index of </w:t>
        </w:r>
        <w:proofErr w:type="spellStart"/>
        <w:r>
          <w:t>hypsodonty</w:t>
        </w:r>
        <w:proofErr w:type="spellEnd"/>
      </w:hyperlink>
      <w:r>
        <w:t>. Evolution 14:531–532.</w:t>
      </w:r>
    </w:p>
    <w:p w14:paraId="00000094" w14:textId="77777777" w:rsidR="00313650" w:rsidRDefault="00D01545">
      <w:bookmarkStart w:id="312" w:name="bookmark=kix.nlq06z6s4v0" w:colFirst="0" w:colLast="0"/>
      <w:bookmarkEnd w:id="312"/>
      <w:r>
        <w:lastRenderedPageBreak/>
        <w:t xml:space="preserve">Van </w:t>
      </w:r>
      <w:proofErr w:type="spellStart"/>
      <w:r>
        <w:t>Valen</w:t>
      </w:r>
      <w:proofErr w:type="spellEnd"/>
      <w:r>
        <w:t>, L. 1973a. A new evolutionary law. Evolutionary Theory 1–30.</w:t>
      </w:r>
    </w:p>
    <w:p w14:paraId="00000095" w14:textId="0698C2FF" w:rsidR="00313650" w:rsidRDefault="00D01545">
      <w:bookmarkStart w:id="313" w:name="bookmark=kix.alm6inarurji" w:colFirst="0" w:colLast="0"/>
      <w:bookmarkEnd w:id="313"/>
      <w:r>
        <w:t xml:space="preserve">Van </w:t>
      </w:r>
      <w:proofErr w:type="spellStart"/>
      <w:r>
        <w:t>Valen</w:t>
      </w:r>
      <w:proofErr w:type="spellEnd"/>
      <w:r>
        <w:t xml:space="preserve">, L. 1973b. Pattern and the balance of nature. </w:t>
      </w:r>
      <w:ins w:id="314" w:author="boivin.myriam63@gmail.com" w:date="2026-04-29T10:02:00Z">
        <w:r w:rsidR="00A66B4D">
          <w:t xml:space="preserve">Evolutionary </w:t>
        </w:r>
      </w:ins>
      <w:del w:id="315" w:author="boivin.myriam63@gmail.com" w:date="2026-04-29T10:02:00Z">
        <w:r w:rsidDel="00A66B4D">
          <w:delText xml:space="preserve">Evol. </w:delText>
        </w:r>
      </w:del>
      <w:r>
        <w:t>Theory 1:31–49.</w:t>
      </w:r>
    </w:p>
    <w:p w14:paraId="00000096" w14:textId="53901F2E" w:rsidR="00313650" w:rsidRPr="00DA7B8C" w:rsidRDefault="00D01545">
      <w:pPr>
        <w:rPr>
          <w:lang w:val="en-US"/>
        </w:rPr>
      </w:pPr>
      <w:bookmarkStart w:id="316" w:name="bookmark=kix.ew3mwja0z5ld" w:colFirst="0" w:colLast="0"/>
      <w:bookmarkEnd w:id="316"/>
      <w:r>
        <w:t>Vrba, E. S. 1995. On the connections between paleoclimate and evolution. Pp. 25–45</w:t>
      </w:r>
      <w:ins w:id="317" w:author="boivin.myriam63@gmail.com" w:date="2026-04-29T10:16:00Z">
        <w:r w:rsidR="00DA7B8C">
          <w:t>.</w:t>
        </w:r>
      </w:ins>
      <w:r>
        <w:t xml:space="preserve"> </w:t>
      </w:r>
      <w:ins w:id="318" w:author="boivin.myriam63@gmail.com" w:date="2026-04-29T10:16:00Z">
        <w:r w:rsidR="00DA7B8C">
          <w:rPr>
            <w:i/>
            <w:iCs/>
          </w:rPr>
          <w:t>I</w:t>
        </w:r>
      </w:ins>
      <w:del w:id="319" w:author="boivin.myriam63@gmail.com" w:date="2026-04-29T10:16:00Z">
        <w:r w:rsidDel="00DA7B8C">
          <w:rPr>
            <w:i/>
            <w:iCs/>
          </w:rPr>
          <w:delText>i</w:delText>
        </w:r>
      </w:del>
      <w:r>
        <w:rPr>
          <w:i/>
          <w:iCs/>
        </w:rPr>
        <w:t>n</w:t>
      </w:r>
      <w:del w:id="320" w:author="boivin.myriam63@gmail.com" w:date="2026-04-29T10:16:00Z">
        <w:r w:rsidDel="00DA7B8C">
          <w:delText xml:space="preserve">. </w:delText>
        </w:r>
      </w:del>
      <w:ins w:id="321" w:author="boivin.myriam63@gmail.com" w:date="2026-04-29T10:16:00Z">
        <w:r w:rsidR="00DA7B8C">
          <w:t xml:space="preserve"> </w:t>
        </w:r>
      </w:ins>
      <w:ins w:id="322" w:author="boivin.myriam63@gmail.com" w:date="2026-04-29T10:18:00Z">
        <w:r w:rsidR="00DA7B8C">
          <w:t xml:space="preserve">Vrba, E. S., </w:t>
        </w:r>
      </w:ins>
      <w:ins w:id="323" w:author="boivin.myriam63@gmail.com" w:date="2026-04-29T10:16:00Z">
        <w:r w:rsidR="00DA7B8C" w:rsidRPr="00DA7B8C">
          <w:t xml:space="preserve">Denton, </w:t>
        </w:r>
        <w:r w:rsidR="00DA7B8C">
          <w:t>G.</w:t>
        </w:r>
        <w:r w:rsidR="00DA7B8C" w:rsidRPr="00DA7B8C">
          <w:t xml:space="preserve"> H.</w:t>
        </w:r>
        <w:r w:rsidR="00DA7B8C">
          <w:t>,</w:t>
        </w:r>
        <w:r w:rsidR="00DA7B8C" w:rsidRPr="00DA7B8C">
          <w:t xml:space="preserve"> Partridge, </w:t>
        </w:r>
        <w:r w:rsidR="00DA7B8C">
          <w:t>T.</w:t>
        </w:r>
        <w:r w:rsidR="00DA7B8C" w:rsidRPr="00DA7B8C">
          <w:t xml:space="preserve"> C.</w:t>
        </w:r>
        <w:r w:rsidR="00DA7B8C">
          <w:t>,</w:t>
        </w:r>
        <w:r w:rsidR="00DA7B8C" w:rsidRPr="00DA7B8C">
          <w:t xml:space="preserve"> </w:t>
        </w:r>
        <w:proofErr w:type="spellStart"/>
        <w:r w:rsidR="00DA7B8C" w:rsidRPr="00DA7B8C">
          <w:t>Burckle</w:t>
        </w:r>
        <w:proofErr w:type="spellEnd"/>
        <w:r w:rsidR="00DA7B8C" w:rsidRPr="00DA7B8C">
          <w:t xml:space="preserve">, </w:t>
        </w:r>
      </w:ins>
      <w:ins w:id="324" w:author="boivin.myriam63@gmail.com" w:date="2026-04-29T10:17:00Z">
        <w:r w:rsidR="00DA7B8C">
          <w:t>L.</w:t>
        </w:r>
      </w:ins>
      <w:ins w:id="325" w:author="boivin.myriam63@gmail.com" w:date="2026-04-29T10:16:00Z">
        <w:r w:rsidR="00DA7B8C" w:rsidRPr="00DA7B8C">
          <w:t xml:space="preserve"> H. </w:t>
        </w:r>
      </w:ins>
      <w:ins w:id="326" w:author="boivin.myriam63@gmail.com" w:date="2026-04-29T10:17:00Z">
        <w:r w:rsidR="00DA7B8C">
          <w:t>(e</w:t>
        </w:r>
      </w:ins>
      <w:ins w:id="327" w:author="boivin.myriam63@gmail.com" w:date="2026-04-29T10:16:00Z">
        <w:r w:rsidR="00DA7B8C" w:rsidRPr="00DA7B8C">
          <w:t>d</w:t>
        </w:r>
      </w:ins>
      <w:ins w:id="328" w:author="boivin.myriam63@gmail.com" w:date="2026-04-29T10:17:00Z">
        <w:r w:rsidR="00DA7B8C">
          <w:t>s</w:t>
        </w:r>
      </w:ins>
      <w:ins w:id="329" w:author="boivin.myriam63@gmail.com" w:date="2026-04-29T10:16:00Z">
        <w:r w:rsidR="00DA7B8C" w:rsidRPr="00DA7B8C">
          <w:t>.</w:t>
        </w:r>
      </w:ins>
      <w:ins w:id="330" w:author="boivin.myriam63@gmail.com" w:date="2026-04-29T10:17:00Z">
        <w:r w:rsidR="00DA7B8C">
          <w:t>).</w:t>
        </w:r>
      </w:ins>
      <w:ins w:id="331" w:author="boivin.myriam63@gmail.com" w:date="2026-04-29T10:16:00Z">
        <w:r w:rsidR="00DA7B8C" w:rsidRPr="00DA7B8C">
          <w:t xml:space="preserve"> </w:t>
        </w:r>
      </w:ins>
      <w:ins w:id="332" w:author="boivin.myriam63@gmail.com" w:date="2026-04-29T10:18:00Z">
        <w:r w:rsidR="00DA7B8C" w:rsidRPr="00DA7B8C">
          <w:rPr>
            <w:lang w:val="en-US"/>
          </w:rPr>
          <w:t>Paleoclimate and Evolution, with Emphasis on Human Origins.</w:t>
        </w:r>
        <w:r w:rsidR="00DA7B8C">
          <w:rPr>
            <w:lang w:val="en-US"/>
          </w:rPr>
          <w:t xml:space="preserve"> </w:t>
        </w:r>
      </w:ins>
      <w:ins w:id="333" w:author="boivin.myriam63@gmail.com" w:date="2026-04-29T10:16:00Z">
        <w:r w:rsidR="00DA7B8C" w:rsidRPr="00DA7B8C">
          <w:t>Yale University Press</w:t>
        </w:r>
      </w:ins>
      <w:ins w:id="334" w:author="boivin.myriam63@gmail.com" w:date="2026-04-29T10:17:00Z">
        <w:r w:rsidR="00DA7B8C">
          <w:t>,</w:t>
        </w:r>
      </w:ins>
      <w:ins w:id="335" w:author="boivin.myriam63@gmail.com" w:date="2026-04-29T10:16:00Z">
        <w:r w:rsidR="00DA7B8C">
          <w:t xml:space="preserve"> </w:t>
        </w:r>
      </w:ins>
      <w:r>
        <w:t>New Haven</w:t>
      </w:r>
      <w:del w:id="336" w:author="boivin.myriam63@gmail.com" w:date="2026-04-29T10:17:00Z">
        <w:r w:rsidDel="00DA7B8C">
          <w:delText>; London</w:delText>
        </w:r>
      </w:del>
      <w:r>
        <w:t>.</w:t>
      </w:r>
    </w:p>
    <w:p w14:paraId="00000097" w14:textId="77777777" w:rsidR="00313650" w:rsidRDefault="00D01545">
      <w:bookmarkStart w:id="337" w:name="bookmark=kix.gmf9yx8gbi1e" w:colFirst="0" w:colLast="0"/>
      <w:bookmarkEnd w:id="337"/>
      <w:r>
        <w:t>Vrba, E. S. 1993. Turnover-pulses, the red queen and related topics. American Journal of Science 293:418–452.</w:t>
      </w:r>
    </w:p>
    <w:p w14:paraId="00000098" w14:textId="5246ABDD" w:rsidR="00313650" w:rsidRPr="00DC7D24" w:rsidRDefault="00D01545" w:rsidP="00DC7D24">
      <w:pPr>
        <w:rPr>
          <w:lang w:val="es-AR"/>
        </w:rPr>
      </w:pPr>
      <w:bookmarkStart w:id="338" w:name="bookmark=kix.5c6vtvmwo4ac" w:colFirst="0" w:colLast="0"/>
      <w:bookmarkEnd w:id="338"/>
      <w:proofErr w:type="spellStart"/>
      <w:r>
        <w:t>Vucetich</w:t>
      </w:r>
      <w:proofErr w:type="spellEnd"/>
      <w:r>
        <w:t xml:space="preserve">, M. G., M. </w:t>
      </w:r>
      <w:proofErr w:type="spellStart"/>
      <w:r>
        <w:t>Arnal</w:t>
      </w:r>
      <w:proofErr w:type="spellEnd"/>
      <w:r>
        <w:t xml:space="preserve">, C. M. Deschamps, and M. E. Pérez. 2015. A brief history of caviomorph rodents as told by the fossil record. </w:t>
      </w:r>
      <w:r w:rsidRPr="00F417BF">
        <w:rPr>
          <w:lang w:val="en-US"/>
          <w:rPrChange w:id="339" w:author="boivin.myriam63@gmail.com" w:date="2026-04-30T08:27:00Z">
            <w:rPr>
              <w:lang w:val="es-AR"/>
            </w:rPr>
          </w:rPrChange>
        </w:rPr>
        <w:t>Pp. 11–62</w:t>
      </w:r>
      <w:ins w:id="340" w:author="boivin.myriam63@gmail.com" w:date="2026-04-29T10:12:00Z">
        <w:r w:rsidR="00DC7D24" w:rsidRPr="00F417BF">
          <w:rPr>
            <w:lang w:val="en-US"/>
            <w:rPrChange w:id="341" w:author="boivin.myriam63@gmail.com" w:date="2026-04-30T08:27:00Z">
              <w:rPr>
                <w:lang w:val="es-AR"/>
              </w:rPr>
            </w:rPrChange>
          </w:rPr>
          <w:t>.</w:t>
        </w:r>
      </w:ins>
      <w:r w:rsidRPr="00F417BF">
        <w:rPr>
          <w:lang w:val="en-US"/>
          <w:rPrChange w:id="342" w:author="boivin.myriam63@gmail.com" w:date="2026-04-30T08:27:00Z">
            <w:rPr>
              <w:lang w:val="es-AR"/>
            </w:rPr>
          </w:rPrChange>
        </w:rPr>
        <w:t xml:space="preserve"> </w:t>
      </w:r>
      <w:del w:id="343" w:author="boivin.myriam63@gmail.com" w:date="2026-04-29T10:12:00Z">
        <w:r w:rsidRPr="00F417BF" w:rsidDel="00DC7D24">
          <w:rPr>
            <w:i/>
            <w:iCs/>
            <w:lang w:val="en-US"/>
            <w:rPrChange w:id="344" w:author="boivin.myriam63@gmail.com" w:date="2026-04-30T08:27:00Z">
              <w:rPr>
                <w:i/>
                <w:iCs/>
                <w:lang w:val="es-AR"/>
              </w:rPr>
            </w:rPrChange>
          </w:rPr>
          <w:delText>in</w:delText>
        </w:r>
      </w:del>
      <w:ins w:id="345" w:author="boivin.myriam63@gmail.com" w:date="2026-04-29T10:12:00Z">
        <w:r w:rsidR="00DC7D24" w:rsidRPr="00DC7D24">
          <w:rPr>
            <w:i/>
            <w:iCs/>
            <w:lang w:val="en-US"/>
          </w:rPr>
          <w:t>In</w:t>
        </w:r>
      </w:ins>
      <w:del w:id="346" w:author="boivin.myriam63@gmail.com" w:date="2026-04-29T10:13:00Z">
        <w:r w:rsidRPr="00DC7D24" w:rsidDel="00DC7D24">
          <w:rPr>
            <w:lang w:val="en-US"/>
          </w:rPr>
          <w:delText>.</w:delText>
        </w:r>
      </w:del>
      <w:ins w:id="347" w:author="boivin.myriam63@gmail.com" w:date="2026-04-29T10:13:00Z">
        <w:r w:rsidR="00DC7D24" w:rsidRPr="00DC7D24">
          <w:rPr>
            <w:lang w:val="en-US"/>
          </w:rPr>
          <w:t xml:space="preserve"> </w:t>
        </w:r>
      </w:ins>
      <w:ins w:id="348" w:author="boivin.myriam63@gmail.com" w:date="2026-04-29T10:14:00Z">
        <w:r w:rsidR="00DC7D24" w:rsidRPr="00DC7D24">
          <w:rPr>
            <w:lang w:val="en-US"/>
          </w:rPr>
          <w:t>Vassallo A</w:t>
        </w:r>
        <w:r w:rsidR="00DC7D24">
          <w:rPr>
            <w:lang w:val="en-US"/>
          </w:rPr>
          <w:t xml:space="preserve">. </w:t>
        </w:r>
        <w:r w:rsidR="00DC7D24" w:rsidRPr="00DC7D24">
          <w:rPr>
            <w:lang w:val="en-US"/>
          </w:rPr>
          <w:t>I</w:t>
        </w:r>
        <w:r w:rsidR="00DC7D24">
          <w:rPr>
            <w:lang w:val="en-US"/>
          </w:rPr>
          <w:t>. and</w:t>
        </w:r>
        <w:r w:rsidR="00DC7D24" w:rsidRPr="00DC7D24">
          <w:rPr>
            <w:lang w:val="en-US"/>
          </w:rPr>
          <w:t xml:space="preserve"> </w:t>
        </w:r>
        <w:proofErr w:type="spellStart"/>
        <w:r w:rsidR="00DC7D24" w:rsidRPr="00DC7D24">
          <w:rPr>
            <w:lang w:val="en-US"/>
          </w:rPr>
          <w:t>Antenucci</w:t>
        </w:r>
        <w:proofErr w:type="spellEnd"/>
        <w:r w:rsidR="00DC7D24" w:rsidRPr="00DC7D24">
          <w:rPr>
            <w:lang w:val="en-US"/>
          </w:rPr>
          <w:t xml:space="preserve"> D</w:t>
        </w:r>
        <w:r w:rsidR="00DC7D24">
          <w:rPr>
            <w:lang w:val="en-US"/>
          </w:rPr>
          <w:t>.</w:t>
        </w:r>
        <w:r w:rsidR="00DC7D24" w:rsidRPr="00DC7D24">
          <w:rPr>
            <w:lang w:val="en-US"/>
          </w:rPr>
          <w:t xml:space="preserve"> (eds</w:t>
        </w:r>
        <w:r w:rsidR="00DC7D24">
          <w:rPr>
            <w:lang w:val="en-US"/>
          </w:rPr>
          <w:t>.</w:t>
        </w:r>
        <w:r w:rsidR="00DC7D24" w:rsidRPr="00DC7D24">
          <w:rPr>
            <w:lang w:val="en-US"/>
          </w:rPr>
          <w:t>)</w:t>
        </w:r>
        <w:r w:rsidR="00DC7D24">
          <w:rPr>
            <w:lang w:val="en-US"/>
          </w:rPr>
          <w:t>.</w:t>
        </w:r>
        <w:r w:rsidR="00DC7D24" w:rsidRPr="00DC7D24">
          <w:rPr>
            <w:lang w:val="en-US"/>
          </w:rPr>
          <w:t xml:space="preserve"> Biology of Caviomorph Rodents:</w:t>
        </w:r>
        <w:r w:rsidR="00DC7D24">
          <w:rPr>
            <w:lang w:val="en-US"/>
          </w:rPr>
          <w:t xml:space="preserve"> </w:t>
        </w:r>
        <w:r w:rsidR="00DC7D24" w:rsidRPr="00173FB9">
          <w:rPr>
            <w:lang w:val="en-US"/>
          </w:rPr>
          <w:t xml:space="preserve">Diversity and Evolution. </w:t>
        </w:r>
      </w:ins>
      <w:del w:id="349" w:author="boivin.myriam63@gmail.com" w:date="2026-04-29T10:15:00Z">
        <w:r w:rsidRPr="00F417BF" w:rsidDel="00DC7D24">
          <w:rPr>
            <w:lang w:val="en-US"/>
            <w:rPrChange w:id="350" w:author="boivin.myriam63@gmail.com" w:date="2026-04-30T08:27:00Z">
              <w:rPr>
                <w:lang w:val="es-AR"/>
              </w:rPr>
            </w:rPrChange>
          </w:rPr>
          <w:delText xml:space="preserve"> </w:delText>
        </w:r>
      </w:del>
      <w:r w:rsidRPr="00F53D59">
        <w:rPr>
          <w:lang w:val="es-AR"/>
        </w:rPr>
        <w:t xml:space="preserve">Sociedad Argentina para el Estudio de los </w:t>
      </w:r>
      <w:proofErr w:type="spellStart"/>
      <w:r w:rsidRPr="00F53D59">
        <w:rPr>
          <w:lang w:val="es-AR"/>
        </w:rPr>
        <w:t>Mammíferos</w:t>
      </w:r>
      <w:proofErr w:type="spellEnd"/>
      <w:r w:rsidRPr="00F53D59">
        <w:rPr>
          <w:lang w:val="es-AR"/>
        </w:rPr>
        <w:t xml:space="preserve"> (SAREM), Buenos Aires, Argentina.</w:t>
      </w:r>
    </w:p>
    <w:p w14:paraId="00000099" w14:textId="5B5381F0" w:rsidR="00313650" w:rsidRDefault="00D01545">
      <w:bookmarkStart w:id="351" w:name="bookmark=kix.km8en75qb2ig" w:colFirst="0" w:colLast="0"/>
      <w:bookmarkEnd w:id="351"/>
      <w:r>
        <w:t xml:space="preserve">Webb, S. D. 1985. Late </w:t>
      </w:r>
      <w:proofErr w:type="spellStart"/>
      <w:r>
        <w:t>cenozoic</w:t>
      </w:r>
      <w:proofErr w:type="spellEnd"/>
      <w:r>
        <w:t xml:space="preserve"> mammal dispersals between the </w:t>
      </w:r>
      <w:proofErr w:type="spellStart"/>
      <w:r>
        <w:t>americas</w:t>
      </w:r>
      <w:proofErr w:type="spellEnd"/>
      <w:r>
        <w:t>.</w:t>
      </w:r>
      <w:ins w:id="352" w:author="boivin.myriam63@gmail.com" w:date="2026-04-29T10:03:00Z">
        <w:r w:rsidR="00A23D45">
          <w:t xml:space="preserve"> Pp. 357</w:t>
        </w:r>
        <w:r w:rsidR="00A23D45" w:rsidRPr="00137B68">
          <w:rPr>
            <w:lang w:val="en-US"/>
          </w:rPr>
          <w:t xml:space="preserve">–386. </w:t>
        </w:r>
        <w:r w:rsidR="00A23D45" w:rsidRPr="00137B68">
          <w:rPr>
            <w:i/>
            <w:iCs/>
            <w:lang w:val="en-US"/>
          </w:rPr>
          <w:t>In</w:t>
        </w:r>
        <w:r w:rsidR="00A23D45" w:rsidRPr="00137B68">
          <w:rPr>
            <w:lang w:val="en-US"/>
          </w:rPr>
          <w:t xml:space="preserve"> </w:t>
        </w:r>
      </w:ins>
      <w:proofErr w:type="spellStart"/>
      <w:ins w:id="353" w:author="boivin.myriam63@gmail.com" w:date="2026-04-29T10:13:00Z">
        <w:r w:rsidR="00DC7D24">
          <w:t>Stehli</w:t>
        </w:r>
        <w:proofErr w:type="spellEnd"/>
        <w:r w:rsidR="00DC7D24">
          <w:t xml:space="preserve">, F. G. and Webb, S. D. (eds.). </w:t>
        </w:r>
      </w:ins>
      <w:ins w:id="354" w:author="boivin.myriam63@gmail.com" w:date="2026-04-29T10:04:00Z">
        <w:r w:rsidR="00A23D45" w:rsidRPr="00137B68">
          <w:rPr>
            <w:lang w:val="en-US"/>
          </w:rPr>
          <w:t xml:space="preserve">The </w:t>
        </w:r>
        <w:r w:rsidR="00A23D45" w:rsidRPr="00A23D45">
          <w:t xml:space="preserve">Great American </w:t>
        </w:r>
        <w:r w:rsidR="00A23D45">
          <w:t xml:space="preserve">Biotic </w:t>
        </w:r>
        <w:r w:rsidR="00A23D45" w:rsidRPr="00A23D45">
          <w:t>Interchange</w:t>
        </w:r>
      </w:ins>
      <w:ins w:id="355" w:author="boivin.myriam63@gmail.com" w:date="2026-04-29T10:05:00Z">
        <w:r w:rsidR="00A23D45">
          <w:t xml:space="preserve">. </w:t>
        </w:r>
      </w:ins>
      <w:ins w:id="356" w:author="boivin.myriam63@gmail.com" w:date="2026-04-29T10:12:00Z">
        <w:r w:rsidR="00A23D45" w:rsidRPr="00A23D45">
          <w:t>United States Plenum Press</w:t>
        </w:r>
        <w:r w:rsidR="00A23D45">
          <w:t xml:space="preserve">, </w:t>
        </w:r>
        <w:r w:rsidR="00A23D45" w:rsidRPr="00A23D45">
          <w:t>New York</w:t>
        </w:r>
        <w:r w:rsidR="00A23D45">
          <w:t xml:space="preserve">. </w:t>
        </w:r>
      </w:ins>
      <w:ins w:id="357" w:author="boivin.myriam63@gmail.com" w:date="2026-04-29T10:05:00Z">
        <w:r w:rsidR="00A23D45">
          <w:t>Topics in Geology 4.</w:t>
        </w:r>
      </w:ins>
    </w:p>
    <w:p w14:paraId="0000009A" w14:textId="77777777" w:rsidR="00313650" w:rsidRDefault="00D01545">
      <w:bookmarkStart w:id="358" w:name="bookmark=kix.3fktiykv4us2" w:colFirst="0" w:colLast="0"/>
      <w:bookmarkEnd w:id="358"/>
      <w:proofErr w:type="spellStart"/>
      <w:r>
        <w:t>Weppe</w:t>
      </w:r>
      <w:proofErr w:type="spellEnd"/>
      <w:r>
        <w:t xml:space="preserve">, R., F. L. Condamine, G. </w:t>
      </w:r>
      <w:proofErr w:type="spellStart"/>
      <w:r>
        <w:t>Guinot</w:t>
      </w:r>
      <w:proofErr w:type="spellEnd"/>
      <w:r>
        <w:t xml:space="preserve">, J. </w:t>
      </w:r>
      <w:proofErr w:type="spellStart"/>
      <w:r>
        <w:t>Maugoust</w:t>
      </w:r>
      <w:proofErr w:type="spellEnd"/>
      <w:r>
        <w:t xml:space="preserve">, and M. J. </w:t>
      </w:r>
      <w:proofErr w:type="spellStart"/>
      <w:r>
        <w:t>Orliac</w:t>
      </w:r>
      <w:proofErr w:type="spellEnd"/>
      <w:r>
        <w:t xml:space="preserve">. 2023. </w:t>
      </w:r>
      <w:hyperlink r:id="rId103">
        <w:r>
          <w:t xml:space="preserve">Drivers of the artiodactyl turnover in insular western </w:t>
        </w:r>
        <w:proofErr w:type="spellStart"/>
        <w:r>
          <w:t>europe</w:t>
        </w:r>
        <w:proofErr w:type="spellEnd"/>
        <w:r>
          <w:t xml:space="preserve"> at the </w:t>
        </w:r>
        <w:proofErr w:type="spellStart"/>
        <w:r>
          <w:t>eoceneoligocene</w:t>
        </w:r>
        <w:proofErr w:type="spellEnd"/>
        <w:r>
          <w:t xml:space="preserve"> transition</w:t>
        </w:r>
      </w:hyperlink>
      <w:r>
        <w:t xml:space="preserve">. Proceedings of the National Academy of Sciences </w:t>
      </w:r>
      <w:proofErr w:type="gramStart"/>
      <w:r>
        <w:t>120:e</w:t>
      </w:r>
      <w:proofErr w:type="gramEnd"/>
      <w:r>
        <w:t>2309945120.</w:t>
      </w:r>
    </w:p>
    <w:p w14:paraId="0000009B" w14:textId="77777777" w:rsidR="00313650" w:rsidRDefault="00D01545">
      <w:bookmarkStart w:id="359" w:name="bookmark=kix.b2zklgcao6s1" w:colFirst="0" w:colLast="0"/>
      <w:bookmarkEnd w:id="359"/>
      <w:proofErr w:type="spellStart"/>
      <w:r>
        <w:t>Westerhold</w:t>
      </w:r>
      <w:proofErr w:type="spellEnd"/>
      <w:r>
        <w:t xml:space="preserve">, T., N. Marwan, A. J. Drury, D. </w:t>
      </w:r>
      <w:proofErr w:type="spellStart"/>
      <w:r>
        <w:t>Liebrand</w:t>
      </w:r>
      <w:proofErr w:type="spellEnd"/>
      <w:r>
        <w:t xml:space="preserve">, C. </w:t>
      </w:r>
      <w:proofErr w:type="spellStart"/>
      <w:r>
        <w:t>Agnini</w:t>
      </w:r>
      <w:proofErr w:type="spellEnd"/>
      <w:r>
        <w:t xml:space="preserve">, E. </w:t>
      </w:r>
      <w:proofErr w:type="spellStart"/>
      <w:r>
        <w:t>Anagnostou</w:t>
      </w:r>
      <w:proofErr w:type="spellEnd"/>
      <w:r>
        <w:t xml:space="preserve">, J. S. K. Barnet, S. M. </w:t>
      </w:r>
      <w:proofErr w:type="spellStart"/>
      <w:r>
        <w:t>Bohaty</w:t>
      </w:r>
      <w:proofErr w:type="spellEnd"/>
      <w:r>
        <w:t xml:space="preserve">, D. De </w:t>
      </w:r>
      <w:proofErr w:type="spellStart"/>
      <w:r>
        <w:t>Vleeschouwer</w:t>
      </w:r>
      <w:proofErr w:type="spellEnd"/>
      <w:r>
        <w:t xml:space="preserve">, F. </w:t>
      </w:r>
      <w:proofErr w:type="spellStart"/>
      <w:r>
        <w:t>Florindo</w:t>
      </w:r>
      <w:proofErr w:type="spellEnd"/>
      <w:r>
        <w:t xml:space="preserve">, T. </w:t>
      </w:r>
      <w:proofErr w:type="spellStart"/>
      <w:r>
        <w:t>Frederichs</w:t>
      </w:r>
      <w:proofErr w:type="spellEnd"/>
      <w:r>
        <w:t xml:space="preserve">, D. A. </w:t>
      </w:r>
      <w:proofErr w:type="spellStart"/>
      <w:r>
        <w:t>Hodell</w:t>
      </w:r>
      <w:proofErr w:type="spellEnd"/>
      <w:r>
        <w:t xml:space="preserve">, A. E. </w:t>
      </w:r>
      <w:proofErr w:type="spellStart"/>
      <w:r>
        <w:t>Holbourn</w:t>
      </w:r>
      <w:proofErr w:type="spellEnd"/>
      <w:r>
        <w:t xml:space="preserve">, D. Kroon, V. </w:t>
      </w:r>
      <w:proofErr w:type="spellStart"/>
      <w:r>
        <w:t>Lauretano</w:t>
      </w:r>
      <w:proofErr w:type="spellEnd"/>
      <w:r>
        <w:t xml:space="preserve">, K. Littler, L. J. Lourens, M. Lyle, H. </w:t>
      </w:r>
      <w:proofErr w:type="spellStart"/>
      <w:r>
        <w:t>Pälike</w:t>
      </w:r>
      <w:proofErr w:type="spellEnd"/>
      <w:r>
        <w:t xml:space="preserve">, U. </w:t>
      </w:r>
      <w:proofErr w:type="spellStart"/>
      <w:r>
        <w:t>Röhl</w:t>
      </w:r>
      <w:proofErr w:type="spellEnd"/>
      <w:r>
        <w:t xml:space="preserve">, J. Tian, R. H. Wilkens, P. A. Wilson, and J. C. </w:t>
      </w:r>
      <w:proofErr w:type="spellStart"/>
      <w:r>
        <w:t>Zachos</w:t>
      </w:r>
      <w:proofErr w:type="spellEnd"/>
      <w:r>
        <w:t xml:space="preserve">. 2020. </w:t>
      </w:r>
      <w:hyperlink r:id="rId104">
        <w:r>
          <w:t>An astronomically dated record of earth’s climate and its predictability over the last 66 million years</w:t>
        </w:r>
      </w:hyperlink>
      <w:r>
        <w:t>. Science 369:1383–1387.</w:t>
      </w:r>
    </w:p>
    <w:p w14:paraId="0000009C" w14:textId="77777777" w:rsidR="00313650" w:rsidRDefault="00D01545">
      <w:bookmarkStart w:id="360" w:name="bookmark=kix.u3jvtt1sc0s6" w:colFirst="0" w:colLast="0"/>
      <w:bookmarkEnd w:id="360"/>
      <w:r>
        <w:t xml:space="preserve">Woods, R., I. Barnes, S. Brace, and S. T. Turvey. 2021. </w:t>
      </w:r>
      <w:hyperlink r:id="rId105">
        <w:r>
          <w:t xml:space="preserve">Ancient DNA suggests single colonization and within-archipelago diversification of </w:t>
        </w:r>
        <w:proofErr w:type="spellStart"/>
        <w:r>
          <w:t>caribbean</w:t>
        </w:r>
        <w:proofErr w:type="spellEnd"/>
        <w:r>
          <w:t xml:space="preserve"> caviomorph rodents</w:t>
        </w:r>
      </w:hyperlink>
      <w:r>
        <w:t>. Molecular Biology and Evolution 38:84–95.</w:t>
      </w:r>
    </w:p>
    <w:sectPr w:rsidR="00313650">
      <w:footerReference w:type="default" r:id="rId106"/>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Lucas Buffan" w:date="2026-03-13T09:11:00Z" w:initials="">
    <w:p w14:paraId="000000A2"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Fait chier, c'est exactement comme ça que Carrillo débute son intro</w:t>
      </w:r>
    </w:p>
  </w:comment>
  <w:comment w:id="23" w:author="boivin.myriam63@gmail.com" w:date="2026-04-29T12:56:00Z" w:initials="b">
    <w:p w14:paraId="76909CD7" w14:textId="029C92F6" w:rsidR="00964188" w:rsidRPr="00964188" w:rsidRDefault="00964188">
      <w:pPr>
        <w:pStyle w:val="Textocomentario"/>
        <w:rPr>
          <w:lang w:val="fr-FR"/>
        </w:rPr>
      </w:pPr>
      <w:r>
        <w:rPr>
          <w:rStyle w:val="Refdecomentario"/>
        </w:rPr>
        <w:annotationRef/>
      </w:r>
      <w:r w:rsidRPr="00964188">
        <w:rPr>
          <w:lang w:val="fr-FR"/>
        </w:rPr>
        <w:t>Effectivement, il semble l</w:t>
      </w:r>
      <w:r>
        <w:rPr>
          <w:lang w:val="fr-FR"/>
        </w:rPr>
        <w:t xml:space="preserve">ogique de considérer la disparité morphologique comme une partie de la diversité biologique. Cependant, au sens strict du terme (écologie, conservation), la biodiversité = </w:t>
      </w:r>
      <w:proofErr w:type="gramStart"/>
      <w:r>
        <w:rPr>
          <w:lang w:val="fr-FR"/>
        </w:rPr>
        <w:t xml:space="preserve">diversités </w:t>
      </w:r>
      <w:r w:rsidRPr="00964188">
        <w:rPr>
          <w:lang w:val="fr-FR"/>
        </w:rPr>
        <w:t>g</w:t>
      </w:r>
      <w:r>
        <w:rPr>
          <w:lang w:val="fr-FR"/>
        </w:rPr>
        <w:t>é</w:t>
      </w:r>
      <w:r w:rsidRPr="00964188">
        <w:rPr>
          <w:lang w:val="fr-FR"/>
        </w:rPr>
        <w:t>n</w:t>
      </w:r>
      <w:r>
        <w:rPr>
          <w:lang w:val="fr-FR"/>
        </w:rPr>
        <w:t>é</w:t>
      </w:r>
      <w:r w:rsidRPr="00964188">
        <w:rPr>
          <w:lang w:val="fr-FR"/>
        </w:rPr>
        <w:t>t</w:t>
      </w:r>
      <w:r>
        <w:rPr>
          <w:lang w:val="fr-FR"/>
        </w:rPr>
        <w:t>ique</w:t>
      </w:r>
      <w:proofErr w:type="gramEnd"/>
      <w:r w:rsidRPr="00964188">
        <w:rPr>
          <w:lang w:val="fr-FR"/>
        </w:rPr>
        <w:t xml:space="preserve"> + </w:t>
      </w:r>
      <w:r>
        <w:rPr>
          <w:lang w:val="fr-FR"/>
        </w:rPr>
        <w:t>spécifique</w:t>
      </w:r>
      <w:r w:rsidRPr="00964188">
        <w:rPr>
          <w:lang w:val="fr-FR"/>
        </w:rPr>
        <w:t xml:space="preserve"> + </w:t>
      </w:r>
      <w:r>
        <w:rPr>
          <w:lang w:val="fr-FR"/>
        </w:rPr>
        <w:t>écosystémique</w:t>
      </w:r>
    </w:p>
  </w:comment>
  <w:comment w:id="29" w:author="boivin.myriam63@gmail.com" w:date="2026-04-30T09:37:00Z" w:initials="b">
    <w:p w14:paraId="77F4CB53" w14:textId="6767E224" w:rsidR="001657A4" w:rsidRPr="001657A4" w:rsidRDefault="001657A4">
      <w:pPr>
        <w:pStyle w:val="Textocomentario"/>
        <w:rPr>
          <w:lang w:val="fr-FR"/>
        </w:rPr>
      </w:pPr>
      <w:r>
        <w:rPr>
          <w:rStyle w:val="Refdecomentario"/>
        </w:rPr>
        <w:annotationRef/>
      </w:r>
      <w:r w:rsidRPr="001657A4">
        <w:rPr>
          <w:lang w:val="fr-FR"/>
        </w:rPr>
        <w:t>Je ne mettrais p</w:t>
      </w:r>
      <w:r>
        <w:rPr>
          <w:lang w:val="fr-FR"/>
        </w:rPr>
        <w:t xml:space="preserve">as ces deux </w:t>
      </w:r>
      <w:proofErr w:type="spellStart"/>
      <w:r>
        <w:rPr>
          <w:lang w:val="fr-FR"/>
        </w:rPr>
        <w:t>phylo</w:t>
      </w:r>
      <w:proofErr w:type="spellEnd"/>
      <w:r>
        <w:rPr>
          <w:lang w:val="fr-FR"/>
        </w:rPr>
        <w:t xml:space="preserve"> car l’</w:t>
      </w:r>
      <w:r w:rsidR="00E51317">
        <w:rPr>
          <w:lang w:val="fr-FR"/>
        </w:rPr>
        <w:t>échantillonnage</w:t>
      </w:r>
      <w:r>
        <w:rPr>
          <w:lang w:val="fr-FR"/>
        </w:rPr>
        <w:t xml:space="preserve"> de grands-géants </w:t>
      </w:r>
      <w:proofErr w:type="spellStart"/>
      <w:r>
        <w:rPr>
          <w:lang w:val="fr-FR"/>
        </w:rPr>
        <w:t>chinchilloids</w:t>
      </w:r>
      <w:proofErr w:type="spellEnd"/>
      <w:r>
        <w:rPr>
          <w:lang w:val="fr-FR"/>
        </w:rPr>
        <w:t xml:space="preserve"> est faible, surtout dans notre papier… </w:t>
      </w:r>
    </w:p>
  </w:comment>
  <w:comment w:id="40" w:author="boivin.myriam63@gmail.com" w:date="2026-04-29T09:41:00Z" w:initials="b">
    <w:p w14:paraId="0558C028" w14:textId="5DBEBF7A" w:rsidR="00BE7291" w:rsidRPr="00964188" w:rsidRDefault="00BE7291">
      <w:pPr>
        <w:pStyle w:val="Textocomentario"/>
        <w:rPr>
          <w:lang w:val="fr-FR"/>
        </w:rPr>
      </w:pPr>
      <w:r>
        <w:rPr>
          <w:rStyle w:val="Refdecomentario"/>
        </w:rPr>
        <w:annotationRef/>
      </w:r>
      <w:proofErr w:type="spellStart"/>
      <w:proofErr w:type="gramStart"/>
      <w:r w:rsidRPr="00964188">
        <w:rPr>
          <w:lang w:val="fr-FR"/>
        </w:rPr>
        <w:t>chinchilloid</w:t>
      </w:r>
      <w:proofErr w:type="spellEnd"/>
      <w:proofErr w:type="gramEnd"/>
    </w:p>
  </w:comment>
  <w:comment w:id="67" w:author="Myriam Boivin" w:date="2026-01-19T15:55:00Z" w:initials="">
    <w:p w14:paraId="000000A5"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 xml:space="preserve">Je sais que pour une science ouverte, nous devrions partager </w:t>
      </w:r>
      <w:proofErr w:type="gramStart"/>
      <w:r w:rsidRPr="00F53D59">
        <w:rPr>
          <w:rFonts w:ascii="Arial" w:eastAsia="Arial" w:hAnsi="Arial" w:cs="Arial"/>
          <w:color w:val="000000"/>
          <w:lang w:val="fr-FR"/>
        </w:rPr>
        <w:t>le jeux</w:t>
      </w:r>
      <w:proofErr w:type="gramEnd"/>
      <w:r w:rsidRPr="00F53D59">
        <w:rPr>
          <w:rFonts w:ascii="Arial" w:eastAsia="Arial" w:hAnsi="Arial" w:cs="Arial"/>
          <w:color w:val="000000"/>
          <w:lang w:val="fr-FR"/>
        </w:rPr>
        <w:t xml:space="preserve"> de données des occurrences. Cependant, je ne doute pas que plusieurs collègues vont se faire une joie de l'utiliser.</w:t>
      </w:r>
    </w:p>
    <w:p w14:paraId="000000A6"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 xml:space="preserve">Je pense que le mieux serait ne pas le partager en mettant une phrase de ce type "The occurrence </w:t>
      </w:r>
      <w:proofErr w:type="spellStart"/>
      <w:r w:rsidRPr="00F53D59">
        <w:rPr>
          <w:rFonts w:ascii="Arial" w:eastAsia="Arial" w:hAnsi="Arial" w:cs="Arial"/>
          <w:color w:val="000000"/>
          <w:lang w:val="fr-FR"/>
        </w:rPr>
        <w:t>database</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is</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available</w:t>
      </w:r>
      <w:proofErr w:type="spellEnd"/>
      <w:r w:rsidRPr="00F53D59">
        <w:rPr>
          <w:rFonts w:ascii="Arial" w:eastAsia="Arial" w:hAnsi="Arial" w:cs="Arial"/>
          <w:color w:val="000000"/>
          <w:lang w:val="fr-FR"/>
        </w:rPr>
        <w:t xml:space="preserve"> on </w:t>
      </w:r>
      <w:proofErr w:type="spellStart"/>
      <w:r w:rsidRPr="00F53D59">
        <w:rPr>
          <w:rFonts w:ascii="Arial" w:eastAsia="Arial" w:hAnsi="Arial" w:cs="Arial"/>
          <w:color w:val="000000"/>
          <w:lang w:val="fr-FR"/>
        </w:rPr>
        <w:t>request</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from</w:t>
      </w:r>
      <w:proofErr w:type="spellEnd"/>
      <w:r w:rsidRPr="00F53D59">
        <w:rPr>
          <w:rFonts w:ascii="Arial" w:eastAsia="Arial" w:hAnsi="Arial" w:cs="Arial"/>
          <w:color w:val="000000"/>
          <w:lang w:val="fr-FR"/>
        </w:rPr>
        <w:t xml:space="preserve"> the </w:t>
      </w:r>
      <w:proofErr w:type="spellStart"/>
      <w:r w:rsidRPr="00F53D59">
        <w:rPr>
          <w:rFonts w:ascii="Arial" w:eastAsia="Arial" w:hAnsi="Arial" w:cs="Arial"/>
          <w:color w:val="000000"/>
          <w:lang w:val="fr-FR"/>
        </w:rPr>
        <w:t>corresponding</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authors</w:t>
      </w:r>
      <w:proofErr w:type="spellEnd"/>
      <w:r w:rsidRPr="00F53D59">
        <w:rPr>
          <w:rFonts w:ascii="Arial" w:eastAsia="Arial" w:hAnsi="Arial" w:cs="Arial"/>
          <w:color w:val="000000"/>
          <w:lang w:val="fr-FR"/>
        </w:rPr>
        <w:t>." au moins jusqu'à la publication de notre prochain papier sur les occurrences des caviomorphes. Autre alternative, nous pouvons le partager mais en format .</w:t>
      </w:r>
      <w:proofErr w:type="spellStart"/>
      <w:r w:rsidRPr="00F53D59">
        <w:rPr>
          <w:rFonts w:ascii="Arial" w:eastAsia="Arial" w:hAnsi="Arial" w:cs="Arial"/>
          <w:color w:val="000000"/>
          <w:lang w:val="fr-FR"/>
        </w:rPr>
        <w:t>pdf</w:t>
      </w:r>
      <w:proofErr w:type="spellEnd"/>
      <w:r w:rsidRPr="00F53D59">
        <w:rPr>
          <w:rFonts w:ascii="Arial" w:eastAsia="Arial" w:hAnsi="Arial" w:cs="Arial"/>
          <w:color w:val="000000"/>
          <w:lang w:val="fr-FR"/>
        </w:rPr>
        <w:t xml:space="preserve"> non éditable (ou qui limite du moins)</w:t>
      </w:r>
    </w:p>
  </w:comment>
  <w:comment w:id="68" w:author="Lucas Buffan" w:date="2026-02-02T16:36:00Z" w:initials="">
    <w:p w14:paraId="000000A7"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proofErr w:type="spellStart"/>
      <w:r w:rsidRPr="00F53D59">
        <w:rPr>
          <w:rFonts w:ascii="Arial" w:eastAsia="Arial" w:hAnsi="Arial" w:cs="Arial"/>
          <w:color w:val="000000"/>
          <w:lang w:val="fr-FR"/>
        </w:rPr>
        <w:t>Rhalala</w:t>
      </w:r>
      <w:proofErr w:type="spellEnd"/>
      <w:r w:rsidRPr="00F53D59">
        <w:rPr>
          <w:rFonts w:ascii="Arial" w:eastAsia="Arial" w:hAnsi="Arial" w:cs="Arial"/>
          <w:color w:val="000000"/>
          <w:lang w:val="fr-FR"/>
        </w:rPr>
        <w:t xml:space="preserve"> dilemme effectivement... Je pense qu'en fonction du journal que l'on va viser, la déclaration "</w:t>
      </w:r>
      <w:proofErr w:type="spellStart"/>
      <w:r w:rsidRPr="00F53D59">
        <w:rPr>
          <w:rFonts w:ascii="Arial" w:eastAsia="Arial" w:hAnsi="Arial" w:cs="Arial"/>
          <w:color w:val="000000"/>
          <w:lang w:val="fr-FR"/>
        </w:rPr>
        <w:t>available</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under</w:t>
      </w:r>
      <w:proofErr w:type="spellEnd"/>
      <w:r w:rsidRPr="00F53D59">
        <w:rPr>
          <w:rFonts w:ascii="Arial" w:eastAsia="Arial" w:hAnsi="Arial" w:cs="Arial"/>
          <w:color w:val="000000"/>
          <w:lang w:val="fr-FR"/>
        </w:rPr>
        <w:t xml:space="preserve"> </w:t>
      </w:r>
      <w:proofErr w:type="spellStart"/>
      <w:r w:rsidRPr="00F53D59">
        <w:rPr>
          <w:rFonts w:ascii="Arial" w:eastAsia="Arial" w:hAnsi="Arial" w:cs="Arial"/>
          <w:color w:val="000000"/>
          <w:lang w:val="fr-FR"/>
        </w:rPr>
        <w:t>request</w:t>
      </w:r>
      <w:proofErr w:type="spellEnd"/>
      <w:r w:rsidRPr="00F53D59">
        <w:rPr>
          <w:rFonts w:ascii="Arial" w:eastAsia="Arial" w:hAnsi="Arial" w:cs="Arial"/>
          <w:color w:val="000000"/>
          <w:lang w:val="fr-FR"/>
        </w:rPr>
        <w:t>" ne marchera pas forcément (après, j'avoue ne pas en être un grand fan)</w:t>
      </w:r>
    </w:p>
    <w:p w14:paraId="000000A8" w14:textId="77777777" w:rsidR="00313650" w:rsidRPr="00F53D59" w:rsidRDefault="00313650">
      <w:pPr>
        <w:widowControl w:val="0"/>
        <w:pBdr>
          <w:top w:val="nil"/>
          <w:left w:val="nil"/>
          <w:bottom w:val="nil"/>
          <w:right w:val="nil"/>
          <w:between w:val="nil"/>
        </w:pBdr>
        <w:spacing w:after="0"/>
        <w:rPr>
          <w:rFonts w:ascii="Arial" w:eastAsia="Arial" w:hAnsi="Arial" w:cs="Arial"/>
          <w:color w:val="000000"/>
          <w:lang w:val="fr-FR"/>
        </w:rPr>
      </w:pPr>
    </w:p>
    <w:p w14:paraId="000000A9"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Par contre je pense que le format non-éditable est une bonne alternative !</w:t>
      </w:r>
    </w:p>
  </w:comment>
  <w:comment w:id="91" w:author="boivin.myriam63@gmail.com" w:date="2026-04-30T08:56:00Z" w:initials="b">
    <w:p w14:paraId="6C313122" w14:textId="2B7616F9" w:rsidR="00331B36" w:rsidRPr="00A11AD0" w:rsidRDefault="00331B36">
      <w:pPr>
        <w:pStyle w:val="Textocomentario"/>
        <w:rPr>
          <w:lang w:val="fr-FR"/>
        </w:rPr>
      </w:pPr>
      <w:r>
        <w:rPr>
          <w:rStyle w:val="Refdecomentario"/>
        </w:rPr>
        <w:annotationRef/>
      </w:r>
      <w:r w:rsidRPr="00A11AD0">
        <w:rPr>
          <w:lang w:val="fr-FR"/>
        </w:rPr>
        <w:t>Super intéressant</w:t>
      </w:r>
      <w:r w:rsidR="00A11AD0">
        <w:rPr>
          <w:lang w:val="fr-FR"/>
        </w:rPr>
        <w:t>e</w:t>
      </w:r>
      <w:r w:rsidR="00A11AD0" w:rsidRPr="00A11AD0">
        <w:rPr>
          <w:lang w:val="fr-FR"/>
        </w:rPr>
        <w:t xml:space="preserve"> c</w:t>
      </w:r>
      <w:r w:rsidR="00A11AD0">
        <w:rPr>
          <w:lang w:val="fr-FR"/>
        </w:rPr>
        <w:t>ette méthode</w:t>
      </w:r>
    </w:p>
  </w:comment>
  <w:comment w:id="92" w:author="boivin.myriam63@gmail.com" w:date="2026-04-29T13:37:00Z" w:initials="b">
    <w:p w14:paraId="0DFF67E2" w14:textId="3F0BE9C7" w:rsidR="00771BA6" w:rsidRPr="00F417BF" w:rsidRDefault="00771BA6">
      <w:pPr>
        <w:pStyle w:val="Textocomentario"/>
        <w:rPr>
          <w:lang w:val="fr-FR"/>
        </w:rPr>
      </w:pPr>
      <w:r>
        <w:rPr>
          <w:rStyle w:val="Refdecomentario"/>
        </w:rPr>
        <w:annotationRef/>
      </w:r>
      <w:proofErr w:type="gramStart"/>
      <w:r w:rsidRPr="00F417BF">
        <w:rPr>
          <w:lang w:val="fr-FR"/>
        </w:rPr>
        <w:t>extant</w:t>
      </w:r>
      <w:proofErr w:type="gramEnd"/>
      <w:r w:rsidRPr="00F417BF">
        <w:rPr>
          <w:lang w:val="fr-FR"/>
        </w:rPr>
        <w:t xml:space="preserve"> </w:t>
      </w:r>
      <w:proofErr w:type="spellStart"/>
      <w:r w:rsidRPr="00F417BF">
        <w:rPr>
          <w:lang w:val="fr-FR"/>
        </w:rPr>
        <w:t>species</w:t>
      </w:r>
      <w:proofErr w:type="spellEnd"/>
    </w:p>
  </w:comment>
  <w:comment w:id="94" w:author="boivin.myriam63@gmail.com" w:date="2026-04-29T13:40:00Z" w:initials="b">
    <w:p w14:paraId="5508F84A" w14:textId="14F09DA0" w:rsidR="002A065D" w:rsidRPr="00D7163A" w:rsidRDefault="002A065D">
      <w:pPr>
        <w:pStyle w:val="Textocomentario"/>
        <w:rPr>
          <w:lang w:val="fr-FR"/>
        </w:rPr>
      </w:pPr>
      <w:r>
        <w:rPr>
          <w:rStyle w:val="Refdecomentario"/>
        </w:rPr>
        <w:annotationRef/>
      </w:r>
      <w:proofErr w:type="gramStart"/>
      <w:r w:rsidRPr="00D7163A">
        <w:rPr>
          <w:lang w:val="fr-FR"/>
        </w:rPr>
        <w:t>extant</w:t>
      </w:r>
      <w:proofErr w:type="gramEnd"/>
      <w:r w:rsidRPr="00D7163A">
        <w:rPr>
          <w:lang w:val="fr-FR"/>
        </w:rPr>
        <w:t xml:space="preserve"> </w:t>
      </w:r>
      <w:proofErr w:type="spellStart"/>
      <w:r w:rsidRPr="00D7163A">
        <w:rPr>
          <w:lang w:val="fr-FR"/>
        </w:rPr>
        <w:t>species</w:t>
      </w:r>
      <w:proofErr w:type="spellEnd"/>
      <w:r w:rsidRPr="00D7163A">
        <w:rPr>
          <w:lang w:val="fr-FR"/>
        </w:rPr>
        <w:t xml:space="preserve"> times</w:t>
      </w:r>
    </w:p>
  </w:comment>
  <w:comment w:id="119" w:author="boivin.myriam63@gmail.com" w:date="2026-04-30T09:59:00Z" w:initials="b">
    <w:p w14:paraId="440AC7B8" w14:textId="406B6A74" w:rsidR="008256D3" w:rsidRPr="008256D3" w:rsidRDefault="008256D3">
      <w:pPr>
        <w:pStyle w:val="Textocomentario"/>
        <w:rPr>
          <w:lang w:val="fr-FR"/>
        </w:rPr>
      </w:pPr>
      <w:r>
        <w:rPr>
          <w:rStyle w:val="Refdecomentario"/>
        </w:rPr>
        <w:annotationRef/>
      </w:r>
      <w:r>
        <w:rPr>
          <w:lang w:val="fr-FR"/>
        </w:rPr>
        <w:t>C’est une variable biotique. Il serait donc bien de changer le nom de la sous-partie (</w:t>
      </w:r>
      <w:proofErr w:type="spellStart"/>
      <w:r w:rsidRPr="008256D3">
        <w:rPr>
          <w:lang w:val="fr-FR"/>
        </w:rPr>
        <w:t>Environmental</w:t>
      </w:r>
      <w:proofErr w:type="spellEnd"/>
      <w:r w:rsidRPr="008256D3">
        <w:rPr>
          <w:lang w:val="fr-FR"/>
        </w:rPr>
        <w:t xml:space="preserve"> variable </w:t>
      </w:r>
      <w:proofErr w:type="spellStart"/>
      <w:r w:rsidRPr="008256D3">
        <w:rPr>
          <w:lang w:val="fr-FR"/>
        </w:rPr>
        <w:t>selection</w:t>
      </w:r>
      <w:proofErr w:type="spellEnd"/>
      <w:r>
        <w:rPr>
          <w:lang w:val="fr-FR"/>
        </w:rPr>
        <w:t>) ou de mettre cet élément ailleurs</w:t>
      </w:r>
    </w:p>
  </w:comment>
  <w:comment w:id="121" w:author="boivin.myriam63@gmail.com" w:date="2026-04-30T10:22:00Z" w:initials="b">
    <w:p w14:paraId="24CDD1E0" w14:textId="2554CF98" w:rsidR="005F13CB" w:rsidRPr="005F13CB" w:rsidRDefault="005F13CB">
      <w:pPr>
        <w:pStyle w:val="Textocomentario"/>
        <w:rPr>
          <w:lang w:val="fr-FR"/>
        </w:rPr>
      </w:pPr>
      <w:r>
        <w:rPr>
          <w:rStyle w:val="Refdecomentario"/>
        </w:rPr>
        <w:annotationRef/>
      </w:r>
      <w:r w:rsidRPr="005F13CB">
        <w:rPr>
          <w:lang w:val="fr-FR"/>
        </w:rPr>
        <w:t>Même com</w:t>
      </w:r>
      <w:r>
        <w:rPr>
          <w:lang w:val="fr-FR"/>
        </w:rPr>
        <w:t xml:space="preserve">mentaire, </w:t>
      </w:r>
      <w:proofErr w:type="spellStart"/>
      <w:r>
        <w:rPr>
          <w:lang w:val="fr-FR"/>
        </w:rPr>
        <w:t>diversity</w:t>
      </w:r>
      <w:proofErr w:type="spellEnd"/>
      <w:r>
        <w:rPr>
          <w:lang w:val="fr-FR"/>
        </w:rPr>
        <w:t xml:space="preserve"> est une variable biotique</w:t>
      </w:r>
    </w:p>
  </w:comment>
  <w:comment w:id="123" w:author="boivin.myriam63@gmail.com" w:date="2026-04-30T09:59:00Z" w:initials="b">
    <w:p w14:paraId="0BF8FA75" w14:textId="179AE0A3" w:rsidR="00820C6C" w:rsidRPr="008256D3" w:rsidRDefault="00820C6C">
      <w:pPr>
        <w:pStyle w:val="Textocomentario"/>
        <w:rPr>
          <w:lang w:val="fr-FR"/>
        </w:rPr>
      </w:pPr>
      <w:r>
        <w:rPr>
          <w:rStyle w:val="Refdecomentario"/>
        </w:rPr>
        <w:annotationRef/>
      </w:r>
      <w:proofErr w:type="gramStart"/>
      <w:r w:rsidRPr="008256D3">
        <w:rPr>
          <w:lang w:val="fr-FR"/>
        </w:rPr>
        <w:t>déjà</w:t>
      </w:r>
      <w:proofErr w:type="gramEnd"/>
      <w:r w:rsidRPr="008256D3">
        <w:rPr>
          <w:lang w:val="fr-FR"/>
        </w:rPr>
        <w:t xml:space="preserve"> cité avant</w:t>
      </w:r>
    </w:p>
  </w:comment>
  <w:comment w:id="126" w:author="boivin.myriam63@gmail.com" w:date="2026-04-30T10:30:00Z" w:initials="b">
    <w:p w14:paraId="04123A2B" w14:textId="34568497" w:rsidR="009B4861" w:rsidRPr="00D225BA" w:rsidRDefault="009B4861">
      <w:pPr>
        <w:pStyle w:val="Textocomentario"/>
        <w:rPr>
          <w:lang w:val="fr-FR"/>
        </w:rPr>
      </w:pPr>
      <w:r>
        <w:rPr>
          <w:rStyle w:val="Refdecomentario"/>
        </w:rPr>
        <w:annotationRef/>
      </w:r>
      <w:proofErr w:type="spellStart"/>
      <w:proofErr w:type="gramStart"/>
      <w:r w:rsidRPr="00D225BA">
        <w:rPr>
          <w:lang w:val="fr-FR"/>
        </w:rPr>
        <w:t>predictor</w:t>
      </w:r>
      <w:proofErr w:type="spellEnd"/>
      <w:proofErr w:type="gramEnd"/>
    </w:p>
  </w:comment>
  <w:comment w:id="139" w:author="boivin.myriam63@gmail.com" w:date="2026-04-30T11:07:00Z" w:initials="b">
    <w:p w14:paraId="19A81B58" w14:textId="77777777" w:rsidR="00F63BD3" w:rsidRDefault="00A50657">
      <w:pPr>
        <w:pStyle w:val="Textocomentario"/>
        <w:rPr>
          <w:sz w:val="16"/>
          <w:szCs w:val="16"/>
          <w:lang w:val="fr-FR"/>
        </w:rPr>
      </w:pPr>
      <w:r>
        <w:rPr>
          <w:rStyle w:val="Refdecomentario"/>
        </w:rPr>
        <w:annotationRef/>
      </w:r>
      <w:proofErr w:type="spellStart"/>
      <w:r w:rsidRPr="00A50657">
        <w:rPr>
          <w:i/>
          <w:iCs/>
          <w:sz w:val="16"/>
          <w:szCs w:val="16"/>
          <w:lang w:val="fr-FR"/>
        </w:rPr>
        <w:t>Diaphoromys</w:t>
      </w:r>
      <w:proofErr w:type="spellEnd"/>
      <w:r w:rsidRPr="00A50657">
        <w:rPr>
          <w:i/>
          <w:iCs/>
          <w:sz w:val="16"/>
          <w:szCs w:val="16"/>
          <w:lang w:val="fr-FR"/>
        </w:rPr>
        <w:t xml:space="preserve"> </w:t>
      </w:r>
      <w:proofErr w:type="spellStart"/>
      <w:r w:rsidRPr="00A50657">
        <w:rPr>
          <w:i/>
          <w:iCs/>
          <w:sz w:val="16"/>
          <w:szCs w:val="16"/>
          <w:lang w:val="fr-FR"/>
        </w:rPr>
        <w:t>compressidens</w:t>
      </w:r>
      <w:proofErr w:type="spellEnd"/>
      <w:r w:rsidR="0060742B">
        <w:rPr>
          <w:i/>
          <w:iCs/>
          <w:sz w:val="16"/>
          <w:szCs w:val="16"/>
          <w:lang w:val="fr-FR"/>
        </w:rPr>
        <w:t>,</w:t>
      </w:r>
      <w:r w:rsidR="0060742B" w:rsidRPr="0060742B">
        <w:rPr>
          <w:i/>
          <w:iCs/>
          <w:sz w:val="16"/>
          <w:szCs w:val="16"/>
          <w:lang w:val="fr-FR"/>
        </w:rPr>
        <w:t xml:space="preserve"> </w:t>
      </w:r>
      <w:proofErr w:type="spellStart"/>
      <w:r w:rsidR="0060742B" w:rsidRPr="0060742B">
        <w:rPr>
          <w:i/>
          <w:iCs/>
          <w:sz w:val="16"/>
          <w:szCs w:val="16"/>
          <w:lang w:val="fr-FR"/>
        </w:rPr>
        <w:t>Pentastylodon</w:t>
      </w:r>
      <w:proofErr w:type="spellEnd"/>
      <w:r w:rsidR="0060742B" w:rsidRPr="0060742B">
        <w:rPr>
          <w:i/>
          <w:iCs/>
          <w:sz w:val="16"/>
          <w:szCs w:val="16"/>
          <w:lang w:val="fr-FR"/>
        </w:rPr>
        <w:t xml:space="preserve"> </w:t>
      </w:r>
      <w:proofErr w:type="spellStart"/>
      <w:r w:rsidR="0060742B" w:rsidRPr="0060742B">
        <w:rPr>
          <w:i/>
          <w:iCs/>
          <w:sz w:val="16"/>
          <w:szCs w:val="16"/>
          <w:lang w:val="fr-FR"/>
        </w:rPr>
        <w:t>racedi</w:t>
      </w:r>
      <w:proofErr w:type="spellEnd"/>
      <w:r w:rsidRPr="0060742B">
        <w:rPr>
          <w:sz w:val="16"/>
          <w:szCs w:val="16"/>
          <w:lang w:val="fr-FR"/>
        </w:rPr>
        <w:t xml:space="preserve"> </w:t>
      </w:r>
      <w:r w:rsidR="00317C42">
        <w:rPr>
          <w:sz w:val="16"/>
          <w:szCs w:val="16"/>
          <w:lang w:val="fr-FR"/>
        </w:rPr>
        <w:t xml:space="preserve">et </w:t>
      </w:r>
      <w:proofErr w:type="spellStart"/>
      <w:r w:rsidR="00317C42" w:rsidRPr="00317C42">
        <w:rPr>
          <w:i/>
          <w:iCs/>
          <w:sz w:val="16"/>
          <w:szCs w:val="16"/>
          <w:lang w:val="fr-FR"/>
        </w:rPr>
        <w:t>Pentastylomys</w:t>
      </w:r>
      <w:proofErr w:type="spellEnd"/>
      <w:r w:rsidR="00317C42" w:rsidRPr="00317C42">
        <w:rPr>
          <w:i/>
          <w:iCs/>
          <w:sz w:val="16"/>
          <w:szCs w:val="16"/>
          <w:lang w:val="fr-FR"/>
        </w:rPr>
        <w:t xml:space="preserve"> </w:t>
      </w:r>
      <w:proofErr w:type="spellStart"/>
      <w:r w:rsidR="00317C42" w:rsidRPr="00317C42">
        <w:rPr>
          <w:i/>
          <w:iCs/>
          <w:sz w:val="16"/>
          <w:szCs w:val="16"/>
          <w:lang w:val="fr-FR"/>
        </w:rPr>
        <w:t>seriei</w:t>
      </w:r>
      <w:proofErr w:type="spellEnd"/>
      <w:r w:rsidR="00317C42">
        <w:rPr>
          <w:sz w:val="16"/>
          <w:szCs w:val="16"/>
          <w:lang w:val="fr-FR"/>
        </w:rPr>
        <w:t xml:space="preserve"> ont</w:t>
      </w:r>
      <w:r w:rsidRPr="00A50657">
        <w:rPr>
          <w:sz w:val="16"/>
          <w:szCs w:val="16"/>
          <w:lang w:val="fr-FR"/>
        </w:rPr>
        <w:t xml:space="preserve"> été su</w:t>
      </w:r>
      <w:r>
        <w:rPr>
          <w:sz w:val="16"/>
          <w:szCs w:val="16"/>
          <w:lang w:val="fr-FR"/>
        </w:rPr>
        <w:t>pprimé</w:t>
      </w:r>
      <w:r w:rsidR="00317C42">
        <w:rPr>
          <w:sz w:val="16"/>
          <w:szCs w:val="16"/>
          <w:lang w:val="fr-FR"/>
        </w:rPr>
        <w:t>s</w:t>
      </w:r>
      <w:r>
        <w:rPr>
          <w:sz w:val="16"/>
          <w:szCs w:val="16"/>
          <w:lang w:val="fr-FR"/>
        </w:rPr>
        <w:t xml:space="preserve"> de notre jeu de données après l’incorporation des résultats du dernier papier de </w:t>
      </w:r>
      <w:proofErr w:type="spellStart"/>
      <w:r>
        <w:rPr>
          <w:sz w:val="16"/>
          <w:szCs w:val="16"/>
          <w:lang w:val="fr-FR"/>
        </w:rPr>
        <w:t>Rasia</w:t>
      </w:r>
      <w:proofErr w:type="spellEnd"/>
      <w:r w:rsidR="006026EB">
        <w:rPr>
          <w:sz w:val="16"/>
          <w:szCs w:val="16"/>
          <w:lang w:val="fr-FR"/>
        </w:rPr>
        <w:t>.</w:t>
      </w:r>
    </w:p>
    <w:p w14:paraId="32D136F4" w14:textId="7B805FDB" w:rsidR="00A50657" w:rsidRPr="00274229" w:rsidRDefault="00F63BD3">
      <w:pPr>
        <w:pStyle w:val="Textocomentario"/>
        <w:rPr>
          <w:sz w:val="16"/>
          <w:szCs w:val="16"/>
          <w:lang w:val="fr-FR"/>
        </w:rPr>
      </w:pPr>
      <w:r>
        <w:rPr>
          <w:sz w:val="16"/>
          <w:szCs w:val="16"/>
          <w:lang w:val="fr-FR"/>
        </w:rPr>
        <w:t>Suite à cette incorporation</w:t>
      </w:r>
      <w:r w:rsidR="006026EB">
        <w:rPr>
          <w:sz w:val="16"/>
          <w:szCs w:val="16"/>
          <w:lang w:val="fr-FR"/>
        </w:rPr>
        <w:t xml:space="preserve">, </w:t>
      </w:r>
      <w:proofErr w:type="spellStart"/>
      <w:r w:rsidR="006026EB" w:rsidRPr="006026EB">
        <w:rPr>
          <w:i/>
          <w:iCs/>
          <w:sz w:val="16"/>
          <w:szCs w:val="16"/>
          <w:lang w:val="fr-FR"/>
        </w:rPr>
        <w:t>Protomegamys</w:t>
      </w:r>
      <w:proofErr w:type="spellEnd"/>
      <w:r w:rsidR="006026EB" w:rsidRPr="006026EB">
        <w:rPr>
          <w:i/>
          <w:iCs/>
          <w:sz w:val="16"/>
          <w:szCs w:val="16"/>
          <w:lang w:val="fr-FR"/>
        </w:rPr>
        <w:t xml:space="preserve"> </w:t>
      </w:r>
      <w:proofErr w:type="spellStart"/>
      <w:r w:rsidR="006026EB" w:rsidRPr="006026EB">
        <w:rPr>
          <w:i/>
          <w:iCs/>
          <w:sz w:val="16"/>
          <w:szCs w:val="16"/>
          <w:lang w:val="fr-FR"/>
        </w:rPr>
        <w:t>coligatus</w:t>
      </w:r>
      <w:proofErr w:type="spellEnd"/>
      <w:r w:rsidR="006026EB" w:rsidRPr="006026EB">
        <w:rPr>
          <w:i/>
          <w:iCs/>
          <w:sz w:val="16"/>
          <w:szCs w:val="16"/>
          <w:lang w:val="fr-FR"/>
        </w:rPr>
        <w:t xml:space="preserve"> </w:t>
      </w:r>
      <w:r w:rsidR="006026EB" w:rsidRPr="006026EB">
        <w:rPr>
          <w:sz w:val="16"/>
          <w:szCs w:val="16"/>
          <w:lang w:val="fr-FR"/>
        </w:rPr>
        <w:t xml:space="preserve">a été changé par </w:t>
      </w:r>
      <w:proofErr w:type="spellStart"/>
      <w:r w:rsidR="006026EB" w:rsidRPr="006026EB">
        <w:rPr>
          <w:i/>
          <w:iCs/>
          <w:sz w:val="16"/>
          <w:szCs w:val="16"/>
          <w:lang w:val="fr-FR"/>
        </w:rPr>
        <w:t>Gyriabrus</w:t>
      </w:r>
      <w:proofErr w:type="spellEnd"/>
      <w:r w:rsidR="006026EB" w:rsidRPr="006026EB">
        <w:rPr>
          <w:sz w:val="16"/>
          <w:szCs w:val="16"/>
          <w:lang w:val="fr-FR"/>
        </w:rPr>
        <w:t xml:space="preserve"> </w:t>
      </w:r>
      <w:proofErr w:type="spellStart"/>
      <w:r w:rsidR="006026EB" w:rsidRPr="006026EB">
        <w:rPr>
          <w:i/>
          <w:iCs/>
          <w:sz w:val="16"/>
          <w:szCs w:val="16"/>
          <w:lang w:val="fr-FR"/>
        </w:rPr>
        <w:t>coligatus</w:t>
      </w:r>
      <w:proofErr w:type="spellEnd"/>
      <w:r w:rsidR="006026EB">
        <w:rPr>
          <w:i/>
          <w:iCs/>
          <w:sz w:val="16"/>
          <w:szCs w:val="16"/>
          <w:lang w:val="fr-FR"/>
        </w:rPr>
        <w:t xml:space="preserve"> </w:t>
      </w:r>
      <w:r w:rsidR="006026EB">
        <w:rPr>
          <w:sz w:val="16"/>
          <w:szCs w:val="16"/>
          <w:lang w:val="fr-FR"/>
        </w:rPr>
        <w:t>pour lequel nous avons pu collecter les données</w:t>
      </w:r>
      <w:r w:rsidR="00274229">
        <w:rPr>
          <w:sz w:val="16"/>
          <w:szCs w:val="16"/>
          <w:lang w:val="fr-FR"/>
        </w:rPr>
        <w:t xml:space="preserve">, et </w:t>
      </w:r>
      <w:proofErr w:type="spellStart"/>
      <w:r w:rsidR="00274229" w:rsidRPr="00274229">
        <w:rPr>
          <w:i/>
          <w:iCs/>
          <w:sz w:val="16"/>
          <w:szCs w:val="16"/>
          <w:lang w:val="fr-FR"/>
        </w:rPr>
        <w:t>Tetrastylomys</w:t>
      </w:r>
      <w:proofErr w:type="spellEnd"/>
      <w:r w:rsidR="00274229">
        <w:rPr>
          <w:i/>
          <w:iCs/>
          <w:sz w:val="16"/>
          <w:szCs w:val="16"/>
          <w:lang w:val="fr-FR"/>
        </w:rPr>
        <w:t xml:space="preserve"> </w:t>
      </w:r>
      <w:proofErr w:type="spellStart"/>
      <w:r w:rsidR="00274229" w:rsidRPr="00274229">
        <w:rPr>
          <w:i/>
          <w:iCs/>
          <w:sz w:val="16"/>
          <w:szCs w:val="16"/>
          <w:lang w:val="fr-FR"/>
        </w:rPr>
        <w:t>castellanosi</w:t>
      </w:r>
      <w:proofErr w:type="spellEnd"/>
      <w:r w:rsidR="00274229">
        <w:rPr>
          <w:sz w:val="16"/>
          <w:szCs w:val="16"/>
          <w:lang w:val="fr-FR"/>
        </w:rPr>
        <w:t xml:space="preserve"> a été mis en nomenclature ouverte.</w:t>
      </w:r>
    </w:p>
    <w:p w14:paraId="3F3E2AFF" w14:textId="77777777" w:rsidR="00274229" w:rsidRDefault="00274229">
      <w:pPr>
        <w:pStyle w:val="Textocomentario"/>
        <w:rPr>
          <w:sz w:val="16"/>
          <w:szCs w:val="16"/>
          <w:lang w:val="fr-FR"/>
        </w:rPr>
      </w:pPr>
    </w:p>
    <w:p w14:paraId="1BF28564" w14:textId="316D2383" w:rsidR="00F63BD3" w:rsidRPr="00274229" w:rsidRDefault="00274229">
      <w:pPr>
        <w:pStyle w:val="Textocomentario"/>
        <w:rPr>
          <w:sz w:val="16"/>
          <w:szCs w:val="16"/>
          <w:lang w:val="fr-FR"/>
        </w:rPr>
      </w:pPr>
      <w:r w:rsidRPr="00274229">
        <w:rPr>
          <w:sz w:val="16"/>
          <w:szCs w:val="16"/>
          <w:lang w:val="fr-FR"/>
        </w:rPr>
        <w:t>Nous avons les données d</w:t>
      </w:r>
      <w:r w:rsidRPr="00F479EE">
        <w:rPr>
          <w:sz w:val="16"/>
          <w:szCs w:val="16"/>
          <w:lang w:val="fr-FR"/>
        </w:rPr>
        <w:t xml:space="preserve">e </w:t>
      </w:r>
      <w:proofErr w:type="spellStart"/>
      <w:r w:rsidRPr="00274229">
        <w:rPr>
          <w:i/>
          <w:iCs/>
          <w:sz w:val="16"/>
          <w:szCs w:val="16"/>
          <w:lang w:val="fr-FR"/>
        </w:rPr>
        <w:t>Telodontomys</w:t>
      </w:r>
      <w:proofErr w:type="spellEnd"/>
      <w:r w:rsidRPr="00274229">
        <w:rPr>
          <w:i/>
          <w:iCs/>
          <w:sz w:val="16"/>
          <w:szCs w:val="16"/>
          <w:lang w:val="fr-FR"/>
        </w:rPr>
        <w:t xml:space="preserve"> </w:t>
      </w:r>
      <w:proofErr w:type="spellStart"/>
      <w:r w:rsidRPr="00274229">
        <w:rPr>
          <w:i/>
          <w:iCs/>
          <w:sz w:val="16"/>
          <w:szCs w:val="16"/>
          <w:lang w:val="fr-FR"/>
        </w:rPr>
        <w:t>compressidens</w:t>
      </w:r>
      <w:proofErr w:type="spellEnd"/>
      <w:r>
        <w:rPr>
          <w:i/>
          <w:iCs/>
          <w:sz w:val="16"/>
          <w:szCs w:val="16"/>
          <w:lang w:val="fr-FR"/>
        </w:rPr>
        <w:t>.</w:t>
      </w:r>
    </w:p>
  </w:comment>
  <w:comment w:id="145" w:author="boivin.myriam63@gmail.com" w:date="2026-04-30T11:03:00Z" w:initials="b">
    <w:p w14:paraId="2F9B907C" w14:textId="004CFCB9" w:rsidR="00F56971" w:rsidRPr="00F56971" w:rsidRDefault="00F56971">
      <w:pPr>
        <w:pStyle w:val="Textocomentario"/>
        <w:rPr>
          <w:lang w:val="fr-FR"/>
        </w:rPr>
      </w:pPr>
      <w:r>
        <w:rPr>
          <w:rStyle w:val="Refdecomentario"/>
        </w:rPr>
        <w:annotationRef/>
      </w:r>
      <w:proofErr w:type="spellStart"/>
      <w:r w:rsidRPr="00F56971">
        <w:rPr>
          <w:i/>
          <w:iCs/>
          <w:sz w:val="16"/>
          <w:szCs w:val="16"/>
          <w:lang w:val="fr-FR"/>
        </w:rPr>
        <w:t>Perimys</w:t>
      </w:r>
      <w:proofErr w:type="spellEnd"/>
      <w:r w:rsidRPr="00F56971">
        <w:rPr>
          <w:i/>
          <w:iCs/>
          <w:sz w:val="16"/>
          <w:szCs w:val="16"/>
          <w:lang w:val="fr-FR"/>
        </w:rPr>
        <w:t xml:space="preserve"> </w:t>
      </w:r>
      <w:proofErr w:type="spellStart"/>
      <w:r w:rsidRPr="00F56971">
        <w:rPr>
          <w:i/>
          <w:iCs/>
          <w:sz w:val="16"/>
          <w:szCs w:val="16"/>
          <w:lang w:val="fr-FR"/>
        </w:rPr>
        <w:t>pueraster</w:t>
      </w:r>
      <w:proofErr w:type="spellEnd"/>
      <w:r w:rsidRPr="00F56971">
        <w:rPr>
          <w:i/>
          <w:iCs/>
          <w:sz w:val="16"/>
          <w:szCs w:val="16"/>
          <w:lang w:val="fr-FR"/>
        </w:rPr>
        <w:t xml:space="preserve"> </w:t>
      </w:r>
      <w:r w:rsidRPr="006E0DA2">
        <w:rPr>
          <w:sz w:val="16"/>
          <w:szCs w:val="16"/>
          <w:lang w:val="fr-FR"/>
        </w:rPr>
        <w:t>et</w:t>
      </w:r>
      <w:r w:rsidRPr="00F56971">
        <w:rPr>
          <w:i/>
          <w:iCs/>
          <w:sz w:val="16"/>
          <w:szCs w:val="16"/>
          <w:lang w:val="fr-FR"/>
        </w:rPr>
        <w:t xml:space="preserve"> P. </w:t>
      </w:r>
      <w:proofErr w:type="spellStart"/>
      <w:r w:rsidRPr="00F56971">
        <w:rPr>
          <w:i/>
          <w:iCs/>
          <w:sz w:val="16"/>
          <w:szCs w:val="16"/>
          <w:lang w:val="fr-FR"/>
        </w:rPr>
        <w:t>oemulus</w:t>
      </w:r>
      <w:proofErr w:type="spellEnd"/>
      <w:r w:rsidRPr="00F56971">
        <w:rPr>
          <w:sz w:val="16"/>
          <w:szCs w:val="16"/>
          <w:lang w:val="fr-FR"/>
        </w:rPr>
        <w:t xml:space="preserve"> documente</w:t>
      </w:r>
      <w:r>
        <w:rPr>
          <w:sz w:val="16"/>
          <w:szCs w:val="16"/>
          <w:lang w:val="fr-FR"/>
        </w:rPr>
        <w:t>nt</w:t>
      </w:r>
      <w:r w:rsidRPr="00F56971">
        <w:rPr>
          <w:sz w:val="16"/>
          <w:szCs w:val="16"/>
          <w:lang w:val="fr-FR"/>
        </w:rPr>
        <w:t xml:space="preserve"> le </w:t>
      </w:r>
      <w:proofErr w:type="spellStart"/>
      <w:r w:rsidRPr="00F56971">
        <w:rPr>
          <w:sz w:val="16"/>
          <w:szCs w:val="16"/>
          <w:lang w:val="fr-FR"/>
        </w:rPr>
        <w:t>Santacrucien</w:t>
      </w:r>
      <w:proofErr w:type="spellEnd"/>
      <w:r>
        <w:rPr>
          <w:sz w:val="16"/>
          <w:szCs w:val="16"/>
          <w:lang w:val="fr-FR"/>
        </w:rPr>
        <w:t xml:space="preserve">, c’est-à-dire le Miocène </w:t>
      </w:r>
      <w:proofErr w:type="spellStart"/>
      <w:r>
        <w:rPr>
          <w:sz w:val="16"/>
          <w:szCs w:val="16"/>
          <w:lang w:val="fr-FR"/>
        </w:rPr>
        <w:t>inf</w:t>
      </w:r>
      <w:proofErr w:type="spellEnd"/>
    </w:p>
  </w:comment>
  <w:comment w:id="154" w:author="boivin.myriam63@gmail.com" w:date="2026-04-30T11:33:00Z" w:initials="b">
    <w:p w14:paraId="4A722B92" w14:textId="6477F646" w:rsidR="00127173" w:rsidRPr="00127173" w:rsidRDefault="00127173">
      <w:pPr>
        <w:pStyle w:val="Textocomentario"/>
        <w:rPr>
          <w:lang w:val="fr-FR"/>
        </w:rPr>
      </w:pPr>
      <w:r>
        <w:rPr>
          <w:rStyle w:val="Refdecomentario"/>
        </w:rPr>
        <w:annotationRef/>
      </w:r>
      <w:r w:rsidRPr="00127173">
        <w:rPr>
          <w:lang w:val="fr-FR"/>
        </w:rPr>
        <w:t>Résultats obtenus avant la r</w:t>
      </w:r>
      <w:r>
        <w:rPr>
          <w:lang w:val="fr-FR"/>
        </w:rPr>
        <w:t xml:space="preserve">évision des occurrences suite à la publication des papiers d’Arnal et de </w:t>
      </w:r>
      <w:proofErr w:type="spellStart"/>
      <w:r>
        <w:rPr>
          <w:lang w:val="fr-FR"/>
        </w:rPr>
        <w:t>Rasia</w:t>
      </w:r>
      <w:proofErr w:type="spellEnd"/>
    </w:p>
  </w:comment>
  <w:comment w:id="156" w:author="Lucas Buffan" w:date="2025-11-26T12:00:00Z" w:initials="">
    <w:p w14:paraId="000000A3"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 xml:space="preserve">Il faut que je </w:t>
      </w:r>
      <w:proofErr w:type="spellStart"/>
      <w:r w:rsidRPr="00F53D59">
        <w:rPr>
          <w:rFonts w:ascii="Arial" w:eastAsia="Arial" w:hAnsi="Arial" w:cs="Arial"/>
          <w:color w:val="000000"/>
          <w:lang w:val="fr-FR"/>
        </w:rPr>
        <w:t>débug</w:t>
      </w:r>
      <w:proofErr w:type="spellEnd"/>
      <w:r w:rsidRPr="00F53D59">
        <w:rPr>
          <w:rFonts w:ascii="Arial" w:eastAsia="Arial" w:hAnsi="Arial" w:cs="Arial"/>
          <w:color w:val="000000"/>
          <w:lang w:val="fr-FR"/>
        </w:rPr>
        <w:t xml:space="preserve"> un truc par rapport aux majuscules des papiers qui n'</w:t>
      </w:r>
      <w:proofErr w:type="spellStart"/>
      <w:r w:rsidRPr="00F53D59">
        <w:rPr>
          <w:rFonts w:ascii="Arial" w:eastAsia="Arial" w:hAnsi="Arial" w:cs="Arial"/>
          <w:color w:val="000000"/>
          <w:lang w:val="fr-FR"/>
        </w:rPr>
        <w:t>appariassent</w:t>
      </w:r>
      <w:proofErr w:type="spellEnd"/>
      <w:r w:rsidRPr="00F53D59">
        <w:rPr>
          <w:rFonts w:ascii="Arial" w:eastAsia="Arial" w:hAnsi="Arial" w:cs="Arial"/>
          <w:color w:val="000000"/>
          <w:lang w:val="fr-FR"/>
        </w:rPr>
        <w:t xml:space="preserve"> pas, n'en tenez pas compte</w:t>
      </w:r>
    </w:p>
  </w:comment>
  <w:comment w:id="157" w:author="Lucas Buffan" w:date="2026-02-12T10:05:00Z" w:initials="">
    <w:p w14:paraId="000000A4" w14:textId="77777777" w:rsidR="00313650" w:rsidRPr="00F53D59" w:rsidRDefault="00D01545">
      <w:pPr>
        <w:widowControl w:val="0"/>
        <w:pBdr>
          <w:top w:val="nil"/>
          <w:left w:val="nil"/>
          <w:bottom w:val="nil"/>
          <w:right w:val="nil"/>
          <w:between w:val="nil"/>
        </w:pBdr>
        <w:spacing w:after="0"/>
        <w:rPr>
          <w:rFonts w:ascii="Arial" w:eastAsia="Arial" w:hAnsi="Arial" w:cs="Arial"/>
          <w:color w:val="000000"/>
          <w:lang w:val="fr-FR"/>
        </w:rPr>
      </w:pPr>
      <w:r w:rsidRPr="00F53D59">
        <w:rPr>
          <w:rFonts w:ascii="Arial" w:eastAsia="Arial" w:hAnsi="Arial" w:cs="Arial"/>
          <w:color w:val="000000"/>
          <w:lang w:val="fr-FR"/>
        </w:rPr>
        <w:t xml:space="preserve">C'est bon, j'ai trouvé comment régler le </w:t>
      </w:r>
      <w:proofErr w:type="spellStart"/>
      <w:r w:rsidRPr="00F53D59">
        <w:rPr>
          <w:rFonts w:ascii="Arial" w:eastAsia="Arial" w:hAnsi="Arial" w:cs="Arial"/>
          <w:color w:val="000000"/>
          <w:lang w:val="fr-FR"/>
        </w:rPr>
        <w:t>problme</w:t>
      </w:r>
      <w:proofErr w:type="spellEnd"/>
      <w:r w:rsidRPr="00F53D59">
        <w:rPr>
          <w:rFonts w:ascii="Arial" w:eastAsia="Arial" w:hAnsi="Arial" w:cs="Arial"/>
          <w:color w:val="000000"/>
          <w:lang w:val="fr-FR"/>
        </w:rPr>
        <w:t>, je le ferai quand on aura les citations finales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A2" w15:done="0"/>
  <w15:commentEx w15:paraId="76909CD7" w15:done="0"/>
  <w15:commentEx w15:paraId="77F4CB53" w15:done="0"/>
  <w15:commentEx w15:paraId="0558C028" w15:done="0"/>
  <w15:commentEx w15:paraId="000000A6" w15:done="0"/>
  <w15:commentEx w15:paraId="000000A9" w15:paraIdParent="000000A6" w15:done="0"/>
  <w15:commentEx w15:paraId="6C313122" w15:done="0"/>
  <w15:commentEx w15:paraId="0DFF67E2" w15:done="0"/>
  <w15:commentEx w15:paraId="5508F84A" w15:done="0"/>
  <w15:commentEx w15:paraId="440AC7B8" w15:done="0"/>
  <w15:commentEx w15:paraId="24CDD1E0" w15:done="0"/>
  <w15:commentEx w15:paraId="0BF8FA75" w15:done="0"/>
  <w15:commentEx w15:paraId="04123A2B" w15:done="0"/>
  <w15:commentEx w15:paraId="1BF28564" w15:done="0"/>
  <w15:commentEx w15:paraId="2F9B907C" w15:done="0"/>
  <w15:commentEx w15:paraId="4A722B92" w15:done="0"/>
  <w15:commentEx w15:paraId="000000A3" w15:done="0"/>
  <w15:commentEx w15:paraId="000000A4" w15:paraIdParent="000000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C7E83" w16cex:dateUtc="2026-04-29T15:56:00Z"/>
  <w16cex:commentExtensible w16cex:durableId="2D9DA158" w16cex:dateUtc="2026-04-30T12:37:00Z"/>
  <w16cex:commentExtensible w16cex:durableId="2D9C50E5" w16cex:dateUtc="2026-04-29T12:41:00Z"/>
  <w16cex:commentExtensible w16cex:durableId="2D9D97D7" w16cex:dateUtc="2026-04-30T11:56:00Z"/>
  <w16cex:commentExtensible w16cex:durableId="2D9C8823" w16cex:dateUtc="2026-04-29T16:37:00Z"/>
  <w16cex:commentExtensible w16cex:durableId="2D9C88E9" w16cex:dateUtc="2026-04-29T16:40:00Z"/>
  <w16cex:commentExtensible w16cex:durableId="2D9DA69C" w16cex:dateUtc="2026-04-30T12:59:00Z"/>
  <w16cex:commentExtensible w16cex:durableId="2D9DABDA" w16cex:dateUtc="2026-04-30T13:22:00Z"/>
  <w16cex:commentExtensible w16cex:durableId="2D9DA684" w16cex:dateUtc="2026-04-30T12:59:00Z"/>
  <w16cex:commentExtensible w16cex:durableId="2D9DADC0" w16cex:dateUtc="2026-04-30T13:30:00Z"/>
  <w16cex:commentExtensible w16cex:durableId="2D9DB67C" w16cex:dateUtc="2026-04-30T14:07:00Z"/>
  <w16cex:commentExtensible w16cex:durableId="2D9DB58C" w16cex:dateUtc="2026-04-30T14:03:00Z"/>
  <w16cex:commentExtensible w16cex:durableId="2D9DBC9C" w16cex:dateUtc="2026-04-30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A2" w16cid:durableId="2D9C44F5"/>
  <w16cid:commentId w16cid:paraId="76909CD7" w16cid:durableId="2D9C7E83"/>
  <w16cid:commentId w16cid:paraId="77F4CB53" w16cid:durableId="2D9DA158"/>
  <w16cid:commentId w16cid:paraId="0558C028" w16cid:durableId="2D9C50E5"/>
  <w16cid:commentId w16cid:paraId="000000A6" w16cid:durableId="2D9C44F4"/>
  <w16cid:commentId w16cid:paraId="000000A9" w16cid:durableId="2D9C44F3"/>
  <w16cid:commentId w16cid:paraId="6C313122" w16cid:durableId="2D9D97D7"/>
  <w16cid:commentId w16cid:paraId="0DFF67E2" w16cid:durableId="2D9C8823"/>
  <w16cid:commentId w16cid:paraId="5508F84A" w16cid:durableId="2D9C88E9"/>
  <w16cid:commentId w16cid:paraId="440AC7B8" w16cid:durableId="2D9DA69C"/>
  <w16cid:commentId w16cid:paraId="24CDD1E0" w16cid:durableId="2D9DABDA"/>
  <w16cid:commentId w16cid:paraId="0BF8FA75" w16cid:durableId="2D9DA684"/>
  <w16cid:commentId w16cid:paraId="04123A2B" w16cid:durableId="2D9DADC0"/>
  <w16cid:commentId w16cid:paraId="1BF28564" w16cid:durableId="2D9DB67C"/>
  <w16cid:commentId w16cid:paraId="2F9B907C" w16cid:durableId="2D9DB58C"/>
  <w16cid:commentId w16cid:paraId="4A722B92" w16cid:durableId="2D9DBC9C"/>
  <w16cid:commentId w16cid:paraId="000000A3" w16cid:durableId="2D9C44F1"/>
  <w16cid:commentId w16cid:paraId="000000A4" w16cid:durableId="2D9C4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E1181" w14:textId="77777777" w:rsidR="0021397A" w:rsidRDefault="0021397A">
      <w:pPr>
        <w:spacing w:after="0"/>
      </w:pPr>
      <w:r>
        <w:separator/>
      </w:r>
    </w:p>
  </w:endnote>
  <w:endnote w:type="continuationSeparator" w:id="0">
    <w:p w14:paraId="57A4EEF1" w14:textId="77777777" w:rsidR="0021397A" w:rsidRDefault="002139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70260A-E919-4B00-9C93-C750839353C2}"/>
  </w:font>
  <w:font w:name="Consolas">
    <w:panose1 w:val="020B0609020204030204"/>
    <w:charset w:val="00"/>
    <w:family w:val="modern"/>
    <w:pitch w:val="fixed"/>
    <w:sig w:usb0="E00006FF" w:usb1="0000FCFF" w:usb2="00000001" w:usb3="00000000" w:csb0="0000019F" w:csb1="00000000"/>
    <w:embedRegular r:id="rId2" w:fontKey="{15110B4E-9A76-4201-85B9-C71913D97552}"/>
    <w:embedBold r:id="rId3" w:fontKey="{E2F26821-9C39-4BB8-A67B-E10C84F02429}"/>
    <w:embedItalic r:id="rId4" w:fontKey="{E3745AFF-42AE-44AC-8F28-23E4CDB3C1A4}"/>
    <w:embedBoldItalic r:id="rId5" w:fontKey="{45FB5FA2-6586-404C-BC82-4AFCA7D896DA}"/>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E90663F1-3178-4DCA-A349-8A36C8EB743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F1E30220-5107-4E9D-819E-C1409306D617}"/>
    <w:embedItalic r:id="rId8" w:fontKey="{7156C3BC-ECBC-45DD-AEBA-512E3101172F}"/>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D" w14:textId="47572EA1" w:rsidR="00313650" w:rsidRDefault="00D01545">
    <w:pPr>
      <w:jc w:val="right"/>
    </w:pPr>
    <w:r>
      <w:fldChar w:fldCharType="begin"/>
    </w:r>
    <w:r>
      <w:instrText>PAGE</w:instrText>
    </w:r>
    <w:r>
      <w:fldChar w:fldCharType="separate"/>
    </w:r>
    <w:r w:rsidR="00F53D59">
      <w:rPr>
        <w:noProof/>
      </w:rPr>
      <w:t>1</w:t>
    </w:r>
    <w:r>
      <w:fldChar w:fldCharType="end"/>
    </w:r>
  </w:p>
  <w:p w14:paraId="4F5966AE" w14:textId="77777777" w:rsidR="000407C6" w:rsidRDefault="000407C6"/>
  <w:p w14:paraId="46AD6BE7" w14:textId="77777777" w:rsidR="000407C6" w:rsidRDefault="000407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2543B" w14:textId="77777777" w:rsidR="0021397A" w:rsidRDefault="0021397A">
      <w:pPr>
        <w:spacing w:after="0"/>
      </w:pPr>
      <w:r>
        <w:separator/>
      </w:r>
    </w:p>
  </w:footnote>
  <w:footnote w:type="continuationSeparator" w:id="0">
    <w:p w14:paraId="499752F2" w14:textId="77777777" w:rsidR="0021397A" w:rsidRDefault="0021397A">
      <w:pPr>
        <w:spacing w:after="0"/>
      </w:pPr>
      <w:r>
        <w:continuationSeparator/>
      </w:r>
    </w:p>
  </w:footnote>
  <w:footnote w:id="1">
    <w:p w14:paraId="000000A0" w14:textId="5045D1B5" w:rsidR="00313650" w:rsidRDefault="00D01545">
      <w:pPr>
        <w:spacing w:after="0"/>
        <w:rPr>
          <w:sz w:val="16"/>
          <w:szCs w:val="16"/>
        </w:rPr>
      </w:pPr>
      <w:r>
        <w:rPr>
          <w:rStyle w:val="Refdenotaalpie"/>
        </w:rPr>
        <w:footnoteRef/>
      </w:r>
      <w:r>
        <w:rPr>
          <w:sz w:val="16"/>
          <w:szCs w:val="16"/>
        </w:rPr>
        <w:t xml:space="preserve"> One might however mention that, as </w:t>
      </w:r>
      <w:proofErr w:type="spellStart"/>
      <w:r>
        <w:rPr>
          <w:sz w:val="16"/>
          <w:szCs w:val="16"/>
        </w:rPr>
        <w:t>summarised</w:t>
      </w:r>
      <w:proofErr w:type="spellEnd"/>
      <w:r>
        <w:rPr>
          <w:sz w:val="16"/>
          <w:szCs w:val="16"/>
        </w:rPr>
        <w:t xml:space="preserve"> by Marivaux et al. (2022), the phylogenetic placement of </w:t>
      </w:r>
      <w:ins w:id="31" w:author="boivin.myriam63@gmail.com" w:date="2026-04-29T12:38:00Z">
        <w:r w:rsidR="006678E2" w:rsidRPr="006678E2">
          <w:rPr>
            <w:sz w:val="16"/>
            <w:szCs w:val="16"/>
          </w:rPr>
          <w:t>†</w:t>
        </w:r>
      </w:ins>
      <w:proofErr w:type="spellStart"/>
      <w:r>
        <w:rPr>
          <w:i/>
          <w:iCs/>
          <w:sz w:val="16"/>
          <w:szCs w:val="16"/>
        </w:rPr>
        <w:t>Elasmodontomys</w:t>
      </w:r>
      <w:proofErr w:type="spellEnd"/>
      <w:r>
        <w:rPr>
          <w:sz w:val="16"/>
          <w:szCs w:val="16"/>
        </w:rPr>
        <w:t xml:space="preserve"> still represents a real </w:t>
      </w:r>
      <w:r>
        <w:rPr>
          <w:i/>
          <w:iCs/>
          <w:sz w:val="16"/>
          <w:szCs w:val="16"/>
        </w:rPr>
        <w:t>conundrum</w:t>
      </w:r>
      <w:r>
        <w:rPr>
          <w:sz w:val="16"/>
          <w:szCs w:val="16"/>
        </w:rPr>
        <w:t xml:space="preserve">, with contrasting sources of evidence either suggesting this taxon to be nested within </w:t>
      </w:r>
      <w:proofErr w:type="spellStart"/>
      <w:r>
        <w:rPr>
          <w:sz w:val="16"/>
          <w:szCs w:val="16"/>
        </w:rPr>
        <w:t>Chinchilloidea</w:t>
      </w:r>
      <w:proofErr w:type="spellEnd"/>
      <w:r>
        <w:rPr>
          <w:sz w:val="16"/>
          <w:szCs w:val="16"/>
        </w:rPr>
        <w:t xml:space="preserve"> (</w:t>
      </w:r>
      <w:r>
        <w:rPr>
          <w:i/>
          <w:iCs/>
          <w:sz w:val="16"/>
          <w:szCs w:val="16"/>
        </w:rPr>
        <w:t>e</w:t>
      </w:r>
      <w:r>
        <w:rPr>
          <w:sz w:val="16"/>
          <w:szCs w:val="16"/>
        </w:rPr>
        <w:t>.</w:t>
      </w:r>
      <w:r>
        <w:rPr>
          <w:i/>
          <w:iCs/>
          <w:sz w:val="16"/>
          <w:szCs w:val="16"/>
        </w:rPr>
        <w:t>g</w:t>
      </w:r>
      <w:r>
        <w:rPr>
          <w:sz w:val="16"/>
          <w:szCs w:val="16"/>
        </w:rPr>
        <w:t>., Marivaux et al. 2020</w:t>
      </w:r>
      <w:del w:id="32" w:author="boivin.myriam63@gmail.com" w:date="2026-04-29T09:39:00Z">
        <w:r w:rsidDel="008525F9">
          <w:rPr>
            <w:sz w:val="16"/>
            <w:szCs w:val="16"/>
          </w:rPr>
          <w:delText>; Marivaux et al.</w:delText>
        </w:r>
      </w:del>
      <w:ins w:id="33" w:author="boivin.myriam63@gmail.com" w:date="2026-04-29T09:39:00Z">
        <w:r w:rsidR="008525F9">
          <w:rPr>
            <w:sz w:val="16"/>
            <w:szCs w:val="16"/>
          </w:rPr>
          <w:t>,</w:t>
        </w:r>
      </w:ins>
      <w:del w:id="34" w:author="boivin.myriam63@gmail.com" w:date="2026-04-29T09:39:00Z">
        <w:r w:rsidDel="005522EF">
          <w:rPr>
            <w:sz w:val="16"/>
            <w:szCs w:val="16"/>
          </w:rPr>
          <w:delText xml:space="preserve"> </w:delText>
        </w:r>
      </w:del>
      <w:r>
        <w:rPr>
          <w:sz w:val="16"/>
          <w:szCs w:val="16"/>
        </w:rPr>
        <w:t xml:space="preserve">2022), </w:t>
      </w:r>
      <w:proofErr w:type="spellStart"/>
      <w:r>
        <w:rPr>
          <w:sz w:val="16"/>
          <w:szCs w:val="16"/>
        </w:rPr>
        <w:t>Octodontoidea</w:t>
      </w:r>
      <w:proofErr w:type="spellEnd"/>
      <w:r>
        <w:rPr>
          <w:sz w:val="16"/>
          <w:szCs w:val="16"/>
        </w:rPr>
        <w:t xml:space="preserve"> (</w:t>
      </w:r>
      <w:r>
        <w:rPr>
          <w:i/>
          <w:iCs/>
          <w:sz w:val="16"/>
          <w:szCs w:val="16"/>
        </w:rPr>
        <w:t>e</w:t>
      </w:r>
      <w:r>
        <w:rPr>
          <w:sz w:val="16"/>
          <w:szCs w:val="16"/>
        </w:rPr>
        <w:t>.</w:t>
      </w:r>
      <w:r>
        <w:rPr>
          <w:i/>
          <w:iCs/>
          <w:sz w:val="16"/>
          <w:szCs w:val="16"/>
        </w:rPr>
        <w:t>g</w:t>
      </w:r>
      <w:r>
        <w:rPr>
          <w:sz w:val="16"/>
          <w:szCs w:val="16"/>
        </w:rPr>
        <w:t>., Woods et al. 2021) – another caviomorph superfamily – or to be a morphological intermediate between those two clades (</w:t>
      </w:r>
      <w:r>
        <w:rPr>
          <w:i/>
          <w:iCs/>
          <w:sz w:val="16"/>
          <w:szCs w:val="16"/>
        </w:rPr>
        <w:t>i</w:t>
      </w:r>
      <w:r>
        <w:rPr>
          <w:sz w:val="16"/>
          <w:szCs w:val="16"/>
        </w:rPr>
        <w:t>.</w:t>
      </w:r>
      <w:r>
        <w:rPr>
          <w:i/>
          <w:iCs/>
          <w:sz w:val="16"/>
          <w:szCs w:val="16"/>
        </w:rPr>
        <w:t>e</w:t>
      </w:r>
      <w:r>
        <w:rPr>
          <w:sz w:val="16"/>
          <w:szCs w:val="16"/>
        </w:rPr>
        <w:t xml:space="preserve">., </w:t>
      </w:r>
      <w:proofErr w:type="spellStart"/>
      <w:r>
        <w:rPr>
          <w:sz w:val="16"/>
          <w:szCs w:val="16"/>
        </w:rPr>
        <w:t>Octochinchilloi</w:t>
      </w:r>
      <w:proofErr w:type="spellEnd"/>
      <w:del w:id="35" w:author="boivin.myriam63@gmail.com" w:date="2026-04-29T09:40:00Z">
        <w:r w:rsidDel="005522EF">
          <w:rPr>
            <w:sz w:val="16"/>
            <w:szCs w:val="16"/>
          </w:rPr>
          <w:delText>,</w:delText>
        </w:r>
      </w:del>
      <w:r>
        <w:rPr>
          <w:sz w:val="16"/>
          <w:szCs w:val="16"/>
        </w:rPr>
        <w:t xml:space="preserve"> </w:t>
      </w:r>
      <w:proofErr w:type="spellStart"/>
      <w:r>
        <w:rPr>
          <w:sz w:val="16"/>
          <w:szCs w:val="16"/>
        </w:rPr>
        <w:t>sensu</w:t>
      </w:r>
      <w:proofErr w:type="spellEnd"/>
      <w:r>
        <w:rPr>
          <w:sz w:val="16"/>
          <w:szCs w:val="16"/>
        </w:rPr>
        <w:t xml:space="preserve"> Boivin et al. </w:t>
      </w:r>
      <w:del w:id="36" w:author="boivin.myriam63@gmail.com" w:date="2026-04-29T09:40:00Z">
        <w:r w:rsidDel="005522EF">
          <w:rPr>
            <w:sz w:val="16"/>
            <w:szCs w:val="16"/>
          </w:rPr>
          <w:delText>(</w:delText>
        </w:r>
      </w:del>
      <w:r>
        <w:rPr>
          <w:sz w:val="16"/>
          <w:szCs w:val="16"/>
        </w:rPr>
        <w:t>2019</w:t>
      </w:r>
      <w:del w:id="37" w:author="boivin.myriam63@gmail.com" w:date="2026-04-29T09:40:00Z">
        <w:r w:rsidDel="005522EF">
          <w:rPr>
            <w:sz w:val="16"/>
            <w:szCs w:val="16"/>
          </w:rPr>
          <w:delText>)</w:delText>
        </w:r>
      </w:del>
      <w:r>
        <w:rPr>
          <w:sz w:val="16"/>
          <w:szCs w:val="16"/>
        </w:rPr>
        <w:t>) (MacPhee 2011; Da Cunha et al. 2023).</w:t>
      </w:r>
    </w:p>
  </w:footnote>
  <w:footnote w:id="2">
    <w:p w14:paraId="0000009E" w14:textId="77777777" w:rsidR="00313650" w:rsidRDefault="00D01545">
      <w:pPr>
        <w:spacing w:after="0"/>
        <w:rPr>
          <w:sz w:val="16"/>
          <w:szCs w:val="16"/>
        </w:rPr>
      </w:pPr>
      <w:r>
        <w:rPr>
          <w:rStyle w:val="Refdenotaalpie"/>
        </w:rPr>
        <w:footnoteRef/>
      </w:r>
      <w:r>
        <w:rPr>
          <w:sz w:val="16"/>
          <w:szCs w:val="16"/>
        </w:rPr>
        <w:t xml:space="preserve"> Remains of </w:t>
      </w:r>
      <w:r>
        <w:rPr>
          <w:i/>
          <w:iCs/>
          <w:sz w:val="16"/>
          <w:szCs w:val="16"/>
        </w:rPr>
        <w:t xml:space="preserve">Chinchilla </w:t>
      </w:r>
      <w:proofErr w:type="spellStart"/>
      <w:r>
        <w:rPr>
          <w:i/>
          <w:iCs/>
          <w:sz w:val="16"/>
          <w:szCs w:val="16"/>
        </w:rPr>
        <w:t>chinchilla</w:t>
      </w:r>
      <w:proofErr w:type="spellEnd"/>
      <w:r>
        <w:rPr>
          <w:sz w:val="16"/>
          <w:szCs w:val="16"/>
        </w:rPr>
        <w:t xml:space="preserve"> were in fact once reported from an archaeological assemblage (Ortiz et al. 2012), but we assume their age to be too close to the present to provide useful information on the time of speciation of the species.</w:t>
      </w:r>
    </w:p>
  </w:footnote>
  <w:footnote w:id="3">
    <w:p w14:paraId="0000009F" w14:textId="77777777" w:rsidR="00313650" w:rsidRDefault="00D01545">
      <w:pPr>
        <w:spacing w:after="0"/>
        <w:rPr>
          <w:sz w:val="20"/>
          <w:szCs w:val="20"/>
        </w:rPr>
      </w:pPr>
      <w:r>
        <w:rPr>
          <w:rStyle w:val="Refdenotaalpie"/>
        </w:rPr>
        <w:footnoteRef/>
      </w:r>
      <w:r>
        <w:rPr>
          <w:sz w:val="16"/>
          <w:szCs w:val="16"/>
        </w:rPr>
        <w:t xml:space="preserve"> Same as for </w:t>
      </w:r>
      <w:r>
        <w:rPr>
          <w:i/>
          <w:iCs/>
          <w:sz w:val="16"/>
          <w:szCs w:val="16"/>
        </w:rPr>
        <w:t xml:space="preserve">Chinchilla </w:t>
      </w:r>
      <w:proofErr w:type="spellStart"/>
      <w:r>
        <w:rPr>
          <w:i/>
          <w:iCs/>
          <w:sz w:val="16"/>
          <w:szCs w:val="16"/>
        </w:rPr>
        <w:t>chinchilla</w:t>
      </w:r>
      <w:proofErr w:type="spellEnd"/>
      <w:r>
        <w:rPr>
          <w:i/>
          <w:iCs/>
          <w:sz w:val="16"/>
          <w:szCs w:val="16"/>
        </w:rPr>
        <w:t xml:space="preserve"> </w:t>
      </w:r>
      <w:r>
        <w:rPr>
          <w:sz w:val="16"/>
          <w:szCs w:val="16"/>
        </w:rPr>
        <w:t>remains.</w:t>
      </w:r>
    </w:p>
  </w:footnote>
  <w:footnote w:id="4">
    <w:p w14:paraId="000000A1" w14:textId="4DAE507E" w:rsidR="00313650" w:rsidRDefault="00D01545">
      <w:pPr>
        <w:spacing w:after="0"/>
        <w:rPr>
          <w:sz w:val="16"/>
          <w:szCs w:val="16"/>
        </w:rPr>
      </w:pPr>
      <w:r>
        <w:rPr>
          <w:rStyle w:val="Refdenotaalpie"/>
        </w:rPr>
        <w:footnoteRef/>
      </w:r>
      <w:r>
        <w:rPr>
          <w:sz w:val="16"/>
          <w:szCs w:val="16"/>
        </w:rPr>
        <w:t xml:space="preserve"> The species that had missing body size </w:t>
      </w:r>
      <w:ins w:id="140" w:author="boivin.myriam63@gmail.com" w:date="2026-04-30T10:49:00Z">
        <w:r w:rsidR="00D01A52" w:rsidRPr="008E5D87">
          <w:rPr>
            <w:sz w:val="16"/>
            <w:szCs w:val="16"/>
          </w:rPr>
          <w:t>category</w:t>
        </w:r>
        <w:r w:rsidR="00D01A52" w:rsidRPr="008E5D87" w:rsidDel="00D3600A">
          <w:rPr>
            <w:sz w:val="16"/>
            <w:szCs w:val="16"/>
          </w:rPr>
          <w:t xml:space="preserve"> </w:t>
        </w:r>
      </w:ins>
      <w:r>
        <w:rPr>
          <w:sz w:val="16"/>
          <w:szCs w:val="16"/>
        </w:rPr>
        <w:t xml:space="preserve">and/or </w:t>
      </w:r>
      <w:ins w:id="141" w:author="boivin.myriam63@gmail.com" w:date="2026-04-30T10:45:00Z">
        <w:r w:rsidR="008E5D87" w:rsidRPr="008E5D87">
          <w:rPr>
            <w:sz w:val="16"/>
            <w:szCs w:val="16"/>
          </w:rPr>
          <w:t>crown height category</w:t>
        </w:r>
        <w:r w:rsidR="008E5D87" w:rsidRPr="008E5D87" w:rsidDel="00D3600A">
          <w:rPr>
            <w:sz w:val="16"/>
            <w:szCs w:val="16"/>
          </w:rPr>
          <w:t xml:space="preserve"> </w:t>
        </w:r>
      </w:ins>
      <w:del w:id="142" w:author="boivin.myriam63@gmail.com" w:date="2026-04-30T10:45:00Z">
        <w:r w:rsidDel="008E5D87">
          <w:rPr>
            <w:sz w:val="16"/>
            <w:szCs w:val="16"/>
          </w:rPr>
          <w:delText xml:space="preserve">hypsodonty reconstructions </w:delText>
        </w:r>
      </w:del>
      <w:r>
        <w:rPr>
          <w:sz w:val="16"/>
          <w:szCs w:val="16"/>
        </w:rPr>
        <w:t xml:space="preserve">are: </w:t>
      </w:r>
      <w:proofErr w:type="spellStart"/>
      <w:r>
        <w:rPr>
          <w:i/>
          <w:iCs/>
          <w:sz w:val="16"/>
          <w:szCs w:val="16"/>
        </w:rPr>
        <w:t>Agnomys</w:t>
      </w:r>
      <w:proofErr w:type="spellEnd"/>
      <w:r>
        <w:rPr>
          <w:i/>
          <w:iCs/>
          <w:sz w:val="16"/>
          <w:szCs w:val="16"/>
        </w:rPr>
        <w:t xml:space="preserve"> </w:t>
      </w:r>
      <w:proofErr w:type="spellStart"/>
      <w:r>
        <w:rPr>
          <w:i/>
          <w:iCs/>
          <w:sz w:val="16"/>
          <w:szCs w:val="16"/>
        </w:rPr>
        <w:t>formosus</w:t>
      </w:r>
      <w:proofErr w:type="spellEnd"/>
      <w:r>
        <w:rPr>
          <w:sz w:val="16"/>
          <w:szCs w:val="16"/>
        </w:rPr>
        <w:t xml:space="preserve">, </w:t>
      </w:r>
      <w:del w:id="143" w:author="boivin.myriam63@gmail.com" w:date="2026-04-30T11:29:00Z">
        <w:r w:rsidRPr="009C2DB5" w:rsidDel="009C2DB5">
          <w:rPr>
            <w:i/>
            <w:iCs/>
            <w:sz w:val="16"/>
            <w:szCs w:val="16"/>
          </w:rPr>
          <w:delText>Diaphoromys compressidens</w:delText>
        </w:r>
        <w:r w:rsidRPr="009C2DB5" w:rsidDel="009C2DB5">
          <w:rPr>
            <w:sz w:val="16"/>
            <w:szCs w:val="16"/>
          </w:rPr>
          <w:delText>,</w:delText>
        </w:r>
        <w:r w:rsidDel="009C2DB5">
          <w:rPr>
            <w:sz w:val="16"/>
            <w:szCs w:val="16"/>
          </w:rPr>
          <w:delText xml:space="preserve"> </w:delText>
        </w:r>
      </w:del>
      <w:proofErr w:type="spellStart"/>
      <w:r>
        <w:rPr>
          <w:i/>
          <w:iCs/>
          <w:sz w:val="16"/>
          <w:szCs w:val="16"/>
        </w:rPr>
        <w:t>Eusigmomys</w:t>
      </w:r>
      <w:proofErr w:type="spellEnd"/>
      <w:r>
        <w:rPr>
          <w:i/>
          <w:iCs/>
          <w:sz w:val="16"/>
          <w:szCs w:val="16"/>
        </w:rPr>
        <w:t xml:space="preserve"> </w:t>
      </w:r>
      <w:proofErr w:type="spellStart"/>
      <w:r>
        <w:rPr>
          <w:i/>
          <w:iCs/>
          <w:sz w:val="16"/>
          <w:szCs w:val="16"/>
        </w:rPr>
        <w:t>friasensis</w:t>
      </w:r>
      <w:proofErr w:type="spellEnd"/>
      <w:r>
        <w:rPr>
          <w:sz w:val="16"/>
          <w:szCs w:val="16"/>
        </w:rPr>
        <w:t xml:space="preserve">, </w:t>
      </w:r>
      <w:del w:id="144" w:author="boivin.myriam63@gmail.com" w:date="2026-04-30T11:29:00Z">
        <w:r w:rsidRPr="009C2DB5" w:rsidDel="009C2DB5">
          <w:rPr>
            <w:i/>
            <w:iCs/>
            <w:sz w:val="16"/>
            <w:szCs w:val="16"/>
          </w:rPr>
          <w:delText>Pentastylodon racedi</w:delText>
        </w:r>
        <w:r w:rsidRPr="009C2DB5" w:rsidDel="009C2DB5">
          <w:rPr>
            <w:sz w:val="16"/>
            <w:szCs w:val="16"/>
          </w:rPr>
          <w:delText xml:space="preserve">, </w:delText>
        </w:r>
        <w:r w:rsidRPr="009C2DB5" w:rsidDel="009C2DB5">
          <w:rPr>
            <w:i/>
            <w:iCs/>
            <w:sz w:val="16"/>
            <w:szCs w:val="16"/>
          </w:rPr>
          <w:delText>Pentastylomys seriei</w:delText>
        </w:r>
        <w:r w:rsidRPr="009C2DB5" w:rsidDel="009C2DB5">
          <w:rPr>
            <w:sz w:val="16"/>
            <w:szCs w:val="16"/>
          </w:rPr>
          <w:delText xml:space="preserve">, </w:delText>
        </w:r>
        <w:r w:rsidRPr="009C2DB5" w:rsidDel="009C2DB5">
          <w:rPr>
            <w:i/>
            <w:iCs/>
            <w:sz w:val="16"/>
            <w:szCs w:val="16"/>
          </w:rPr>
          <w:delText>Protomegamys coligatus</w:delText>
        </w:r>
        <w:r w:rsidRPr="009C2DB5" w:rsidDel="009C2DB5">
          <w:rPr>
            <w:sz w:val="16"/>
            <w:szCs w:val="16"/>
          </w:rPr>
          <w:delText>,</w:delText>
        </w:r>
        <w:r w:rsidDel="009C2DB5">
          <w:rPr>
            <w:sz w:val="16"/>
            <w:szCs w:val="16"/>
          </w:rPr>
          <w:delText xml:space="preserve"> </w:delText>
        </w:r>
        <w:r w:rsidRPr="009C2DB5" w:rsidDel="009C2DB5">
          <w:rPr>
            <w:i/>
            <w:iCs/>
            <w:sz w:val="16"/>
            <w:szCs w:val="16"/>
          </w:rPr>
          <w:delText>Telodontomys compressidens</w:delText>
        </w:r>
        <w:r w:rsidRPr="009C2DB5" w:rsidDel="009C2DB5">
          <w:rPr>
            <w:sz w:val="16"/>
            <w:szCs w:val="16"/>
          </w:rPr>
          <w:delText xml:space="preserve">, </w:delText>
        </w:r>
        <w:r w:rsidRPr="009C2DB5" w:rsidDel="009C2DB5">
          <w:rPr>
            <w:i/>
            <w:iCs/>
            <w:sz w:val="16"/>
            <w:szCs w:val="16"/>
          </w:rPr>
          <w:delText>Tetrastylomys castellanosi</w:delText>
        </w:r>
        <w:r w:rsidRPr="009C2DB5" w:rsidDel="009C2DB5">
          <w:rPr>
            <w:sz w:val="16"/>
            <w:szCs w:val="16"/>
          </w:rPr>
          <w:delText>,</w:delText>
        </w:r>
        <w:r w:rsidDel="009C2DB5">
          <w:rPr>
            <w:sz w:val="16"/>
            <w:szCs w:val="16"/>
          </w:rPr>
          <w:delText xml:space="preserve"> </w:delText>
        </w:r>
      </w:del>
      <w:proofErr w:type="spellStart"/>
      <w:r>
        <w:rPr>
          <w:i/>
          <w:iCs/>
          <w:sz w:val="16"/>
          <w:szCs w:val="16"/>
        </w:rPr>
        <w:t>Perimys</w:t>
      </w:r>
      <w:proofErr w:type="spellEnd"/>
      <w:r>
        <w:rPr>
          <w:i/>
          <w:iCs/>
          <w:sz w:val="16"/>
          <w:szCs w:val="16"/>
        </w:rPr>
        <w:t xml:space="preserve"> </w:t>
      </w:r>
      <w:proofErr w:type="spellStart"/>
      <w:r>
        <w:rPr>
          <w:i/>
          <w:iCs/>
          <w:sz w:val="16"/>
          <w:szCs w:val="16"/>
        </w:rPr>
        <w:t>pueraster</w:t>
      </w:r>
      <w:proofErr w:type="spellEnd"/>
      <w:r>
        <w:rPr>
          <w:sz w:val="16"/>
          <w:szCs w:val="16"/>
        </w:rPr>
        <w:t xml:space="preserve"> and </w:t>
      </w:r>
      <w:proofErr w:type="spellStart"/>
      <w:r>
        <w:rPr>
          <w:i/>
          <w:iCs/>
          <w:sz w:val="16"/>
          <w:szCs w:val="16"/>
        </w:rPr>
        <w:t>Perimys</w:t>
      </w:r>
      <w:proofErr w:type="spellEnd"/>
      <w:r>
        <w:rPr>
          <w:i/>
          <w:iCs/>
          <w:sz w:val="16"/>
          <w:szCs w:val="16"/>
        </w:rPr>
        <w:t xml:space="preserve"> </w:t>
      </w:r>
      <w:proofErr w:type="spellStart"/>
      <w:r>
        <w:rPr>
          <w:i/>
          <w:iCs/>
          <w:sz w:val="16"/>
          <w:szCs w:val="16"/>
        </w:rPr>
        <w:t>oemulus</w:t>
      </w:r>
      <w:proofErr w:type="spellEnd"/>
      <w:r>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9261C"/>
    <w:multiLevelType w:val="multilevel"/>
    <w:tmpl w:val="6C64D586"/>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ivin.myriam63@gmail.com">
    <w15:presenceInfo w15:providerId="Windows Live" w15:userId="9d43c035e2491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650"/>
    <w:rsid w:val="00015AEA"/>
    <w:rsid w:val="000407C6"/>
    <w:rsid w:val="00072A6B"/>
    <w:rsid w:val="000E195A"/>
    <w:rsid w:val="000E7825"/>
    <w:rsid w:val="00114E8E"/>
    <w:rsid w:val="00127173"/>
    <w:rsid w:val="00137B68"/>
    <w:rsid w:val="00151374"/>
    <w:rsid w:val="001657A4"/>
    <w:rsid w:val="00171BAB"/>
    <w:rsid w:val="00173FB9"/>
    <w:rsid w:val="001A65EE"/>
    <w:rsid w:val="001C0C59"/>
    <w:rsid w:val="001E71A5"/>
    <w:rsid w:val="001F190E"/>
    <w:rsid w:val="0021397A"/>
    <w:rsid w:val="002516B9"/>
    <w:rsid w:val="00261276"/>
    <w:rsid w:val="00271AED"/>
    <w:rsid w:val="00274229"/>
    <w:rsid w:val="002A065D"/>
    <w:rsid w:val="002A0C3C"/>
    <w:rsid w:val="002C356B"/>
    <w:rsid w:val="002C7083"/>
    <w:rsid w:val="002D73B4"/>
    <w:rsid w:val="002F342E"/>
    <w:rsid w:val="002F3C5F"/>
    <w:rsid w:val="0030131D"/>
    <w:rsid w:val="00304819"/>
    <w:rsid w:val="00313650"/>
    <w:rsid w:val="00317C42"/>
    <w:rsid w:val="00331B36"/>
    <w:rsid w:val="003651D3"/>
    <w:rsid w:val="003A0250"/>
    <w:rsid w:val="003E7019"/>
    <w:rsid w:val="004113F3"/>
    <w:rsid w:val="00415FD2"/>
    <w:rsid w:val="00444F76"/>
    <w:rsid w:val="004901AB"/>
    <w:rsid w:val="00490876"/>
    <w:rsid w:val="004B1590"/>
    <w:rsid w:val="004B2C5D"/>
    <w:rsid w:val="004B4F63"/>
    <w:rsid w:val="005029B5"/>
    <w:rsid w:val="005069A8"/>
    <w:rsid w:val="00507551"/>
    <w:rsid w:val="005522EF"/>
    <w:rsid w:val="00597607"/>
    <w:rsid w:val="005B1510"/>
    <w:rsid w:val="005C5818"/>
    <w:rsid w:val="005F13CB"/>
    <w:rsid w:val="006026EB"/>
    <w:rsid w:val="0060742B"/>
    <w:rsid w:val="00613C4C"/>
    <w:rsid w:val="006547A1"/>
    <w:rsid w:val="006678E2"/>
    <w:rsid w:val="00695B44"/>
    <w:rsid w:val="006A3479"/>
    <w:rsid w:val="006C6C81"/>
    <w:rsid w:val="006E0DA2"/>
    <w:rsid w:val="00752B56"/>
    <w:rsid w:val="00770E63"/>
    <w:rsid w:val="00771BA6"/>
    <w:rsid w:val="0079095A"/>
    <w:rsid w:val="007D6C7E"/>
    <w:rsid w:val="00814589"/>
    <w:rsid w:val="00820C6C"/>
    <w:rsid w:val="008256D3"/>
    <w:rsid w:val="0083406C"/>
    <w:rsid w:val="008525F9"/>
    <w:rsid w:val="008D438A"/>
    <w:rsid w:val="008E5D87"/>
    <w:rsid w:val="00930091"/>
    <w:rsid w:val="00964188"/>
    <w:rsid w:val="00975092"/>
    <w:rsid w:val="0097546E"/>
    <w:rsid w:val="00984479"/>
    <w:rsid w:val="009B4861"/>
    <w:rsid w:val="009C2DB5"/>
    <w:rsid w:val="009E535F"/>
    <w:rsid w:val="00A11AD0"/>
    <w:rsid w:val="00A23D45"/>
    <w:rsid w:val="00A50657"/>
    <w:rsid w:val="00A55DC5"/>
    <w:rsid w:val="00A66B4D"/>
    <w:rsid w:val="00AA6C5B"/>
    <w:rsid w:val="00AD42F7"/>
    <w:rsid w:val="00AE0381"/>
    <w:rsid w:val="00AF7CD6"/>
    <w:rsid w:val="00B047CE"/>
    <w:rsid w:val="00B07E3F"/>
    <w:rsid w:val="00B213F8"/>
    <w:rsid w:val="00B63691"/>
    <w:rsid w:val="00B705E0"/>
    <w:rsid w:val="00B77A42"/>
    <w:rsid w:val="00BD3B82"/>
    <w:rsid w:val="00BE7291"/>
    <w:rsid w:val="00C226AE"/>
    <w:rsid w:val="00C26956"/>
    <w:rsid w:val="00C351D2"/>
    <w:rsid w:val="00C43709"/>
    <w:rsid w:val="00C5346B"/>
    <w:rsid w:val="00C65BD1"/>
    <w:rsid w:val="00C85F07"/>
    <w:rsid w:val="00CC60FF"/>
    <w:rsid w:val="00CD39E5"/>
    <w:rsid w:val="00CD56CD"/>
    <w:rsid w:val="00CD5D91"/>
    <w:rsid w:val="00CE3760"/>
    <w:rsid w:val="00D01545"/>
    <w:rsid w:val="00D01A52"/>
    <w:rsid w:val="00D225BA"/>
    <w:rsid w:val="00D3600A"/>
    <w:rsid w:val="00D63DC0"/>
    <w:rsid w:val="00D7144A"/>
    <w:rsid w:val="00D7163A"/>
    <w:rsid w:val="00DA7B8C"/>
    <w:rsid w:val="00DB68AD"/>
    <w:rsid w:val="00DC7D24"/>
    <w:rsid w:val="00DD3783"/>
    <w:rsid w:val="00E020D5"/>
    <w:rsid w:val="00E51317"/>
    <w:rsid w:val="00E755D2"/>
    <w:rsid w:val="00E93A23"/>
    <w:rsid w:val="00EC7960"/>
    <w:rsid w:val="00EF56E8"/>
    <w:rsid w:val="00F15D07"/>
    <w:rsid w:val="00F417BF"/>
    <w:rsid w:val="00F479EE"/>
    <w:rsid w:val="00F53D59"/>
    <w:rsid w:val="00F56971"/>
    <w:rsid w:val="00F57F37"/>
    <w:rsid w:val="00F63217"/>
    <w:rsid w:val="00F63BD3"/>
    <w:rsid w:val="00F757B1"/>
    <w:rsid w:val="00F83766"/>
    <w:rsid w:val="00FD6880"/>
    <w:rsid w:val="00FF1C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B129"/>
  <w15:docId w15:val="{F62CEF1B-C5CB-449A-93CA-AB319085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s-A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000000"/>
      <w:sz w:val="32"/>
      <w:szCs w:val="32"/>
    </w:rPr>
  </w:style>
  <w:style w:type="paragraph" w:styleId="Ttulo2">
    <w:name w:val="heading 2"/>
    <w:basedOn w:val="Normal"/>
    <w:next w:val="Normal"/>
    <w:uiPriority w:val="9"/>
    <w:unhideWhenUsed/>
    <w:qFormat/>
    <w:pPr>
      <w:keepNext/>
      <w:keepLines/>
      <w:spacing w:before="200" w:after="0"/>
      <w:outlineLvl w:val="1"/>
    </w:pPr>
    <w:rPr>
      <w:b/>
      <w:bCs/>
      <w:color w:val="000000"/>
      <w:sz w:val="28"/>
      <w:szCs w:val="28"/>
    </w:rPr>
  </w:style>
  <w:style w:type="paragraph" w:styleId="Ttulo3">
    <w:name w:val="heading 3"/>
    <w:basedOn w:val="Normal"/>
    <w:next w:val="Normal"/>
    <w:uiPriority w:val="9"/>
    <w:unhideWhenUsed/>
    <w:qFormat/>
    <w:pPr>
      <w:keepNext/>
      <w:keepLines/>
      <w:spacing w:before="200" w:after="0"/>
      <w:outlineLvl w:val="2"/>
    </w:pPr>
    <w:rPr>
      <w:b/>
      <w:bCs/>
      <w:color w:val="000000"/>
    </w:rPr>
  </w:style>
  <w:style w:type="paragraph" w:styleId="Ttulo4">
    <w:name w:val="heading 4"/>
    <w:basedOn w:val="Normal"/>
    <w:next w:val="Normal"/>
    <w:uiPriority w:val="9"/>
    <w:semiHidden/>
    <w:unhideWhenUsed/>
    <w:qFormat/>
    <w:pPr>
      <w:keepNext/>
      <w:keepLines/>
      <w:spacing w:before="200" w:after="0"/>
      <w:outlineLvl w:val="3"/>
    </w:pPr>
    <w:rPr>
      <w:color w:val="000000"/>
    </w:rPr>
  </w:style>
  <w:style w:type="paragraph" w:styleId="Ttulo5">
    <w:name w:val="heading 5"/>
    <w:basedOn w:val="Normal"/>
    <w:next w:val="Normal"/>
    <w:uiPriority w:val="9"/>
    <w:semiHidden/>
    <w:unhideWhenUsed/>
    <w:qFormat/>
    <w:pPr>
      <w:keepNext/>
      <w:keepLines/>
      <w:spacing w:before="200" w:after="0"/>
      <w:outlineLvl w:val="4"/>
    </w:pPr>
    <w:rPr>
      <w:color w:val="000000"/>
    </w:rPr>
  </w:style>
  <w:style w:type="paragraph" w:styleId="Ttulo6">
    <w:name w:val="heading 6"/>
    <w:basedOn w:val="Normal"/>
    <w:next w:val="Normal"/>
    <w:uiPriority w:val="9"/>
    <w:semiHidden/>
    <w:unhideWhenUsed/>
    <w:qFormat/>
    <w:pPr>
      <w:keepNext/>
      <w:keepLines/>
      <w:spacing w:before="200" w:after="0"/>
      <w:outlineLvl w:val="5"/>
    </w:pPr>
    <w:rPr>
      <w:color w:val="000000"/>
    </w:rPr>
  </w:style>
  <w:style w:type="paragraph" w:styleId="Ttulo7">
    <w:name w:val="heading 7"/>
    <w:basedOn w:val="Normal"/>
    <w:next w:val="Textoindependiente"/>
    <w:uiPriority w:val="9"/>
    <w:unhideWhenUsed/>
    <w:qFormat/>
    <w:rsid w:val="00E4579E"/>
    <w:pPr>
      <w:keepNext/>
      <w:keepLines/>
      <w:spacing w:before="200" w:after="0"/>
      <w:outlineLvl w:val="6"/>
    </w:pPr>
    <w:rPr>
      <w:rFonts w:eastAsiaTheme="majorEastAsia"/>
      <w:color w:val="000000" w:themeColor="text1"/>
    </w:rPr>
  </w:style>
  <w:style w:type="paragraph" w:styleId="Ttulo8">
    <w:name w:val="heading 8"/>
    <w:basedOn w:val="Normal"/>
    <w:next w:val="Textoindependiente"/>
    <w:uiPriority w:val="9"/>
    <w:unhideWhenUsed/>
    <w:qFormat/>
    <w:rsid w:val="00E4579E"/>
    <w:pPr>
      <w:keepNext/>
      <w:keepLines/>
      <w:spacing w:before="200" w:after="0"/>
      <w:outlineLvl w:val="7"/>
    </w:pPr>
    <w:rPr>
      <w:rFonts w:eastAsiaTheme="majorEastAsia"/>
      <w:color w:val="000000" w:themeColor="tex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120" w:line="360" w:lineRule="auto"/>
      <w:jc w:val="center"/>
    </w:pPr>
    <w:rPr>
      <w:b/>
      <w:bCs/>
      <w:color w:val="000000"/>
      <w:sz w:val="32"/>
      <w:szCs w:val="32"/>
    </w:rPr>
  </w:style>
  <w:style w:type="character" w:customStyle="1" w:styleId="DescripcinCar">
    <w:name w:val="Descripción Car"/>
    <w:basedOn w:val="Fuentedeprrafopredeter"/>
    <w:link w:val="Descripcin"/>
    <w:qFormat/>
    <w:rsid w:val="00F94E32"/>
    <w:rPr>
      <w:rFonts w:ascii="Times New Roman" w:hAnsi="Times New Roman" w:cs="Times New Roman"/>
      <w:sz w:val="22"/>
      <w:szCs w:val="22"/>
    </w:rPr>
  </w:style>
  <w:style w:type="character" w:customStyle="1" w:styleId="VerbatimChar">
    <w:name w:val="Verbatim Char"/>
    <w:basedOn w:val="DescripcinCar"/>
    <w:link w:val="SourceCode"/>
    <w:qFormat/>
    <w:rPr>
      <w:rFonts w:ascii="Consolas" w:hAnsi="Consolas" w:cs="Times New Roman"/>
      <w:sz w:val="22"/>
      <w:szCs w:val="22"/>
    </w:rPr>
  </w:style>
  <w:style w:type="character" w:customStyle="1" w:styleId="SectionNumber">
    <w:name w:val="Section Number"/>
    <w:basedOn w:val="DescripcinCar"/>
    <w:qFormat/>
    <w:rPr>
      <w:rFonts w:ascii="Times New Roman" w:hAnsi="Times New Roman" w:cs="Times New Roman"/>
      <w:sz w:val="22"/>
      <w:szCs w:val="22"/>
    </w:rPr>
  </w:style>
  <w:style w:type="character" w:customStyle="1" w:styleId="FootnoteCharacters">
    <w:name w:val="Footnote Characters"/>
    <w:qFormat/>
    <w:rsid w:val="00E25B66"/>
    <w:rPr>
      <w:rFonts w:ascii="Times New Roman" w:hAnsi="Times New Roman" w:cs="Times New Roman"/>
      <w:sz w:val="24"/>
      <w:szCs w:val="22"/>
      <w:vertAlign w:val="superscript"/>
    </w:rPr>
  </w:style>
  <w:style w:type="character" w:styleId="Refdenotaalpie">
    <w:name w:val="footnote reference"/>
    <w:rPr>
      <w:rFonts w:ascii="Times New Roman" w:hAnsi="Times New Roman" w:cs="Times New Roman"/>
      <w:sz w:val="24"/>
      <w:szCs w:val="22"/>
      <w:vertAlign w:val="superscript"/>
    </w:rPr>
  </w:style>
  <w:style w:type="character" w:styleId="Hipervnculo">
    <w:name w:val="Hyperlink"/>
    <w:basedOn w:val="DescripcinCar"/>
    <w:rsid w:val="00174DC2"/>
    <w:rPr>
      <w:rFonts w:ascii="Times New Roman" w:hAnsi="Times New Roman" w:cs="Times New Roman"/>
      <w:color w:val="000000" w:themeColor="text1"/>
      <w:sz w:val="22"/>
      <w:szCs w:val="22"/>
    </w:rPr>
  </w:style>
  <w:style w:type="character" w:customStyle="1" w:styleId="KeywordTok">
    <w:name w:val="KeywordTok"/>
    <w:basedOn w:val="VerbatimChar"/>
    <w:qFormat/>
    <w:rPr>
      <w:rFonts w:ascii="Consolas" w:hAnsi="Consolas" w:cs="Times New Roman"/>
      <w:b/>
      <w:color w:val="204A87"/>
      <w:sz w:val="22"/>
      <w:szCs w:val="22"/>
      <w:shd w:val="clear" w:color="auto" w:fill="F8F8F8"/>
    </w:rPr>
  </w:style>
  <w:style w:type="character" w:customStyle="1" w:styleId="DataTypeTok">
    <w:name w:val="DataTypeTok"/>
    <w:basedOn w:val="VerbatimChar"/>
    <w:qFormat/>
    <w:rPr>
      <w:rFonts w:ascii="Consolas" w:hAnsi="Consolas" w:cs="Times New Roman"/>
      <w:color w:val="204A87"/>
      <w:sz w:val="22"/>
      <w:szCs w:val="22"/>
      <w:shd w:val="clear" w:color="auto" w:fill="F8F8F8"/>
    </w:rPr>
  </w:style>
  <w:style w:type="character" w:customStyle="1" w:styleId="DecValTok">
    <w:name w:val="DecValTok"/>
    <w:basedOn w:val="VerbatimChar"/>
    <w:qFormat/>
    <w:rPr>
      <w:rFonts w:ascii="Consolas" w:hAnsi="Consolas" w:cs="Times New Roman"/>
      <w:color w:val="0000CF"/>
      <w:sz w:val="22"/>
      <w:szCs w:val="22"/>
      <w:shd w:val="clear" w:color="auto" w:fill="F8F8F8"/>
    </w:rPr>
  </w:style>
  <w:style w:type="character" w:customStyle="1" w:styleId="BaseNTok">
    <w:name w:val="BaseNTok"/>
    <w:basedOn w:val="VerbatimChar"/>
    <w:qFormat/>
    <w:rPr>
      <w:rFonts w:ascii="Consolas" w:hAnsi="Consolas" w:cs="Times New Roman"/>
      <w:color w:val="0000CF"/>
      <w:sz w:val="22"/>
      <w:szCs w:val="22"/>
      <w:shd w:val="clear" w:color="auto" w:fill="F8F8F8"/>
    </w:rPr>
  </w:style>
  <w:style w:type="character" w:customStyle="1" w:styleId="FloatTok">
    <w:name w:val="FloatTok"/>
    <w:basedOn w:val="VerbatimChar"/>
    <w:qFormat/>
    <w:rPr>
      <w:rFonts w:ascii="Consolas" w:hAnsi="Consolas" w:cs="Times New Roman"/>
      <w:color w:val="0000CF"/>
      <w:sz w:val="22"/>
      <w:szCs w:val="22"/>
      <w:shd w:val="clear" w:color="auto" w:fill="F8F8F8"/>
    </w:rPr>
  </w:style>
  <w:style w:type="character" w:customStyle="1" w:styleId="ConstantTok">
    <w:name w:val="ConstantTok"/>
    <w:basedOn w:val="VerbatimChar"/>
    <w:qFormat/>
    <w:rPr>
      <w:rFonts w:ascii="Consolas" w:hAnsi="Consolas" w:cs="Times New Roman"/>
      <w:color w:val="000000"/>
      <w:sz w:val="22"/>
      <w:szCs w:val="22"/>
      <w:shd w:val="clear" w:color="auto" w:fill="F8F8F8"/>
    </w:rPr>
  </w:style>
  <w:style w:type="character" w:customStyle="1" w:styleId="CharTok">
    <w:name w:val="CharTok"/>
    <w:basedOn w:val="VerbatimChar"/>
    <w:qFormat/>
    <w:rPr>
      <w:rFonts w:ascii="Consolas" w:hAnsi="Consolas" w:cs="Times New Roman"/>
      <w:color w:val="4E9A06"/>
      <w:sz w:val="22"/>
      <w:szCs w:val="22"/>
      <w:shd w:val="clear" w:color="auto" w:fill="F8F8F8"/>
    </w:rPr>
  </w:style>
  <w:style w:type="character" w:customStyle="1" w:styleId="SpecialCharTok">
    <w:name w:val="SpecialCharTok"/>
    <w:basedOn w:val="VerbatimChar"/>
    <w:qFormat/>
    <w:rPr>
      <w:rFonts w:ascii="Consolas" w:hAnsi="Consolas" w:cs="Times New Roman"/>
      <w:color w:val="000000"/>
      <w:sz w:val="22"/>
      <w:szCs w:val="22"/>
      <w:shd w:val="clear" w:color="auto" w:fill="F8F8F8"/>
    </w:rPr>
  </w:style>
  <w:style w:type="character" w:customStyle="1" w:styleId="StringTok">
    <w:name w:val="StringTok"/>
    <w:basedOn w:val="VerbatimChar"/>
    <w:qFormat/>
    <w:rPr>
      <w:rFonts w:ascii="Consolas" w:hAnsi="Consolas" w:cs="Times New Roman"/>
      <w:color w:val="4E9A06"/>
      <w:sz w:val="22"/>
      <w:szCs w:val="22"/>
      <w:shd w:val="clear" w:color="auto" w:fill="F8F8F8"/>
    </w:rPr>
  </w:style>
  <w:style w:type="character" w:customStyle="1" w:styleId="VerbatimStringTok">
    <w:name w:val="VerbatimStringTok"/>
    <w:basedOn w:val="VerbatimChar"/>
    <w:qFormat/>
    <w:rPr>
      <w:rFonts w:ascii="Consolas" w:hAnsi="Consolas" w:cs="Times New Roman"/>
      <w:color w:val="4E9A06"/>
      <w:sz w:val="22"/>
      <w:szCs w:val="22"/>
      <w:shd w:val="clear" w:color="auto" w:fill="F8F8F8"/>
    </w:rPr>
  </w:style>
  <w:style w:type="character" w:customStyle="1" w:styleId="SpecialStringTok">
    <w:name w:val="SpecialStringTok"/>
    <w:basedOn w:val="VerbatimChar"/>
    <w:qFormat/>
    <w:rPr>
      <w:rFonts w:ascii="Consolas" w:hAnsi="Consolas" w:cs="Times New Roman"/>
      <w:color w:val="4E9A06"/>
      <w:sz w:val="22"/>
      <w:szCs w:val="22"/>
      <w:shd w:val="clear" w:color="auto" w:fill="F8F8F8"/>
    </w:rPr>
  </w:style>
  <w:style w:type="character" w:customStyle="1" w:styleId="ImportTok">
    <w:name w:val="ImportTok"/>
    <w:basedOn w:val="VerbatimChar"/>
    <w:qFormat/>
    <w:rPr>
      <w:rFonts w:ascii="Consolas" w:hAnsi="Consolas" w:cs="Times New Roman"/>
      <w:sz w:val="22"/>
      <w:szCs w:val="22"/>
      <w:shd w:val="clear" w:color="auto" w:fill="F8F8F8"/>
    </w:rPr>
  </w:style>
  <w:style w:type="character" w:customStyle="1" w:styleId="CommentTok">
    <w:name w:val="CommentTok"/>
    <w:basedOn w:val="VerbatimChar"/>
    <w:qFormat/>
    <w:rPr>
      <w:rFonts w:ascii="Consolas" w:hAnsi="Consolas" w:cs="Times New Roman"/>
      <w:i/>
      <w:color w:val="8F5902"/>
      <w:sz w:val="22"/>
      <w:szCs w:val="22"/>
      <w:shd w:val="clear" w:color="auto" w:fill="F8F8F8"/>
    </w:rPr>
  </w:style>
  <w:style w:type="character" w:customStyle="1" w:styleId="DocumentationTok">
    <w:name w:val="DocumentationTok"/>
    <w:basedOn w:val="VerbatimChar"/>
    <w:qFormat/>
    <w:rPr>
      <w:rFonts w:ascii="Consolas" w:hAnsi="Consolas" w:cs="Times New Roman"/>
      <w:b/>
      <w:i/>
      <w:color w:val="8F5902"/>
      <w:sz w:val="22"/>
      <w:szCs w:val="22"/>
      <w:shd w:val="clear" w:color="auto" w:fill="F8F8F8"/>
    </w:rPr>
  </w:style>
  <w:style w:type="character" w:customStyle="1" w:styleId="AnnotationTok">
    <w:name w:val="AnnotationTok"/>
    <w:basedOn w:val="VerbatimChar"/>
    <w:qFormat/>
    <w:rPr>
      <w:rFonts w:ascii="Consolas" w:hAnsi="Consolas" w:cs="Times New Roman"/>
      <w:b/>
      <w:i/>
      <w:color w:val="8F5902"/>
      <w:sz w:val="22"/>
      <w:szCs w:val="22"/>
      <w:shd w:val="clear" w:color="auto" w:fill="F8F8F8"/>
    </w:rPr>
  </w:style>
  <w:style w:type="character" w:customStyle="1" w:styleId="CommentVarTok">
    <w:name w:val="CommentVarTok"/>
    <w:basedOn w:val="VerbatimChar"/>
    <w:qFormat/>
    <w:rPr>
      <w:rFonts w:ascii="Consolas" w:hAnsi="Consolas" w:cs="Times New Roman"/>
      <w:b/>
      <w:i/>
      <w:color w:val="8F5902"/>
      <w:sz w:val="22"/>
      <w:szCs w:val="22"/>
      <w:shd w:val="clear" w:color="auto" w:fill="F8F8F8"/>
    </w:rPr>
  </w:style>
  <w:style w:type="character" w:customStyle="1" w:styleId="OtherTok">
    <w:name w:val="OtherTok"/>
    <w:basedOn w:val="VerbatimChar"/>
    <w:qFormat/>
    <w:rPr>
      <w:rFonts w:ascii="Consolas" w:hAnsi="Consolas" w:cs="Times New Roman"/>
      <w:color w:val="8F5902"/>
      <w:sz w:val="22"/>
      <w:szCs w:val="22"/>
      <w:shd w:val="clear" w:color="auto" w:fill="F8F8F8"/>
    </w:rPr>
  </w:style>
  <w:style w:type="character" w:customStyle="1" w:styleId="FunctionTok">
    <w:name w:val="FunctionTok"/>
    <w:basedOn w:val="VerbatimChar"/>
    <w:qFormat/>
    <w:rPr>
      <w:rFonts w:ascii="Consolas" w:hAnsi="Consolas" w:cs="Times New Roman"/>
      <w:color w:val="000000"/>
      <w:sz w:val="22"/>
      <w:szCs w:val="22"/>
      <w:shd w:val="clear" w:color="auto" w:fill="F8F8F8"/>
    </w:rPr>
  </w:style>
  <w:style w:type="character" w:customStyle="1" w:styleId="VariableTok">
    <w:name w:val="VariableTok"/>
    <w:basedOn w:val="VerbatimChar"/>
    <w:qFormat/>
    <w:rPr>
      <w:rFonts w:ascii="Consolas" w:hAnsi="Consolas" w:cs="Times New Roman"/>
      <w:color w:val="000000"/>
      <w:sz w:val="22"/>
      <w:szCs w:val="22"/>
      <w:shd w:val="clear" w:color="auto" w:fill="F8F8F8"/>
    </w:rPr>
  </w:style>
  <w:style w:type="character" w:customStyle="1" w:styleId="ControlFlowTok">
    <w:name w:val="ControlFlowTok"/>
    <w:basedOn w:val="VerbatimChar"/>
    <w:qFormat/>
    <w:rPr>
      <w:rFonts w:ascii="Consolas" w:hAnsi="Consolas" w:cs="Times New Roman"/>
      <w:b/>
      <w:color w:val="204A87"/>
      <w:sz w:val="22"/>
      <w:szCs w:val="22"/>
      <w:shd w:val="clear" w:color="auto" w:fill="F8F8F8"/>
    </w:rPr>
  </w:style>
  <w:style w:type="character" w:customStyle="1" w:styleId="OperatorTok">
    <w:name w:val="OperatorTok"/>
    <w:basedOn w:val="VerbatimChar"/>
    <w:qFormat/>
    <w:rPr>
      <w:rFonts w:ascii="Consolas" w:hAnsi="Consolas" w:cs="Times New Roman"/>
      <w:b/>
      <w:color w:val="CE5C00"/>
      <w:sz w:val="22"/>
      <w:szCs w:val="22"/>
      <w:shd w:val="clear" w:color="auto" w:fill="F8F8F8"/>
    </w:rPr>
  </w:style>
  <w:style w:type="character" w:customStyle="1" w:styleId="BuiltInTok">
    <w:name w:val="BuiltInTok"/>
    <w:basedOn w:val="VerbatimChar"/>
    <w:qFormat/>
    <w:rPr>
      <w:rFonts w:ascii="Consolas" w:hAnsi="Consolas" w:cs="Times New Roman"/>
      <w:sz w:val="22"/>
      <w:szCs w:val="22"/>
      <w:shd w:val="clear" w:color="auto" w:fill="F8F8F8"/>
    </w:rPr>
  </w:style>
  <w:style w:type="character" w:customStyle="1" w:styleId="ExtensionTok">
    <w:name w:val="ExtensionTok"/>
    <w:basedOn w:val="VerbatimChar"/>
    <w:qFormat/>
    <w:rPr>
      <w:rFonts w:ascii="Consolas" w:hAnsi="Consolas" w:cs="Times New Roman"/>
      <w:sz w:val="22"/>
      <w:szCs w:val="22"/>
      <w:shd w:val="clear" w:color="auto" w:fill="F8F8F8"/>
    </w:rPr>
  </w:style>
  <w:style w:type="character" w:customStyle="1" w:styleId="PreprocessorTok">
    <w:name w:val="PreprocessorTok"/>
    <w:basedOn w:val="VerbatimChar"/>
    <w:qFormat/>
    <w:rPr>
      <w:rFonts w:ascii="Consolas" w:hAnsi="Consolas" w:cs="Times New Roman"/>
      <w:i/>
      <w:color w:val="8F5902"/>
      <w:sz w:val="22"/>
      <w:szCs w:val="22"/>
      <w:shd w:val="clear" w:color="auto" w:fill="F8F8F8"/>
    </w:rPr>
  </w:style>
  <w:style w:type="character" w:customStyle="1" w:styleId="AttributeTok">
    <w:name w:val="AttributeTok"/>
    <w:basedOn w:val="VerbatimChar"/>
    <w:qFormat/>
    <w:rPr>
      <w:rFonts w:ascii="Consolas" w:hAnsi="Consolas" w:cs="Times New Roman"/>
      <w:color w:val="C4A000"/>
      <w:sz w:val="22"/>
      <w:szCs w:val="22"/>
      <w:shd w:val="clear" w:color="auto" w:fill="F8F8F8"/>
    </w:rPr>
  </w:style>
  <w:style w:type="character" w:customStyle="1" w:styleId="RegionMarkerTok">
    <w:name w:val="RegionMarkerTok"/>
    <w:basedOn w:val="VerbatimChar"/>
    <w:qFormat/>
    <w:rPr>
      <w:rFonts w:ascii="Consolas" w:hAnsi="Consolas" w:cs="Times New Roman"/>
      <w:sz w:val="22"/>
      <w:szCs w:val="22"/>
      <w:shd w:val="clear" w:color="auto" w:fill="F8F8F8"/>
    </w:rPr>
  </w:style>
  <w:style w:type="character" w:customStyle="1" w:styleId="InformationTok">
    <w:name w:val="InformationTok"/>
    <w:basedOn w:val="VerbatimChar"/>
    <w:qFormat/>
    <w:rPr>
      <w:rFonts w:ascii="Consolas" w:hAnsi="Consolas" w:cs="Times New Roman"/>
      <w:b/>
      <w:i/>
      <w:color w:val="8F5902"/>
      <w:sz w:val="22"/>
      <w:szCs w:val="22"/>
      <w:shd w:val="clear" w:color="auto" w:fill="F8F8F8"/>
    </w:rPr>
  </w:style>
  <w:style w:type="character" w:customStyle="1" w:styleId="WarningTok">
    <w:name w:val="WarningTok"/>
    <w:basedOn w:val="VerbatimChar"/>
    <w:qFormat/>
    <w:rPr>
      <w:rFonts w:ascii="Consolas" w:hAnsi="Consolas" w:cs="Times New Roman"/>
      <w:b/>
      <w:i/>
      <w:color w:val="8F5902"/>
      <w:sz w:val="22"/>
      <w:szCs w:val="22"/>
      <w:shd w:val="clear" w:color="auto" w:fill="F8F8F8"/>
    </w:rPr>
  </w:style>
  <w:style w:type="character" w:customStyle="1" w:styleId="AlertTok">
    <w:name w:val="AlertTok"/>
    <w:basedOn w:val="VerbatimChar"/>
    <w:qFormat/>
    <w:rPr>
      <w:rFonts w:ascii="Consolas" w:hAnsi="Consolas" w:cs="Times New Roman"/>
      <w:color w:val="EF2929"/>
      <w:sz w:val="22"/>
      <w:szCs w:val="22"/>
      <w:shd w:val="clear" w:color="auto" w:fill="F8F8F8"/>
    </w:rPr>
  </w:style>
  <w:style w:type="character" w:customStyle="1" w:styleId="ErrorTok">
    <w:name w:val="ErrorTok"/>
    <w:basedOn w:val="VerbatimChar"/>
    <w:qFormat/>
    <w:rPr>
      <w:rFonts w:ascii="Consolas" w:hAnsi="Consolas" w:cs="Times New Roman"/>
      <w:b/>
      <w:color w:val="A40000"/>
      <w:sz w:val="22"/>
      <w:szCs w:val="22"/>
      <w:shd w:val="clear" w:color="auto" w:fill="F8F8F8"/>
    </w:rPr>
  </w:style>
  <w:style w:type="character" w:customStyle="1" w:styleId="NormalTok">
    <w:name w:val="NormalTok"/>
    <w:basedOn w:val="VerbatimChar"/>
    <w:qFormat/>
    <w:rPr>
      <w:rFonts w:ascii="Consolas" w:hAnsi="Consolas" w:cs="Times New Roman"/>
      <w:sz w:val="22"/>
      <w:szCs w:val="22"/>
      <w:shd w:val="clear" w:color="auto" w:fill="F8F8F8"/>
    </w:rPr>
  </w:style>
  <w:style w:type="character" w:customStyle="1" w:styleId="TextoindependienteCar">
    <w:name w:val="Texto independiente Car"/>
    <w:basedOn w:val="Fuentedeprrafopredeter"/>
    <w:link w:val="Textoindependiente"/>
    <w:qFormat/>
    <w:rsid w:val="00CF7947"/>
    <w:rPr>
      <w:rFonts w:ascii="Times New Roman" w:hAnsi="Times New Roman"/>
      <w:sz w:val="22"/>
    </w:rPr>
  </w:style>
  <w:style w:type="character" w:customStyle="1" w:styleId="PiedepginaCar">
    <w:name w:val="Pie de página Car"/>
    <w:basedOn w:val="Fuentedeprrafopredeter"/>
    <w:link w:val="Piedepgina"/>
    <w:semiHidden/>
    <w:qFormat/>
    <w:rsid w:val="00E25B66"/>
    <w:rPr>
      <w:rFonts w:ascii="Times New Roman" w:hAnsi="Times New Roman"/>
      <w:sz w:val="16"/>
    </w:rPr>
  </w:style>
  <w:style w:type="character" w:styleId="Nmerodelnea">
    <w:name w:val="line number"/>
    <w:semiHidden/>
    <w:unhideWhenUsed/>
    <w:qFormat/>
    <w:rsid w:val="00B138AE"/>
  </w:style>
  <w:style w:type="character" w:styleId="AcrnimoHTML">
    <w:name w:val="HTML Acronym"/>
    <w:basedOn w:val="Fuentedeprrafopredeter"/>
    <w:unhideWhenUsed/>
    <w:qFormat/>
    <w:rsid w:val="00B503CC"/>
  </w:style>
  <w:style w:type="character" w:customStyle="1" w:styleId="SangradetextonormalCar">
    <w:name w:val="Sangría de texto normal Car"/>
    <w:basedOn w:val="TextoindependienteCar"/>
    <w:link w:val="Sangradetextonormal"/>
    <w:qFormat/>
    <w:rsid w:val="00A63A6B"/>
    <w:rPr>
      <w:rFonts w:ascii="Times New Roman" w:hAnsi="Times New Roman"/>
      <w:sz w:val="22"/>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qFormat/>
    <w:rsid w:val="00CF7947"/>
    <w:pPr>
      <w:spacing w:before="180" w:after="180" w:line="360" w:lineRule="auto"/>
      <w:ind w:firstLine="567"/>
      <w:jc w:val="both"/>
    </w:pPr>
  </w:style>
  <w:style w:type="paragraph" w:styleId="Lista">
    <w:name w:val="List"/>
    <w:basedOn w:val="Normal"/>
    <w:unhideWhenUsed/>
    <w:rsid w:val="00ED1205"/>
    <w:pPr>
      <w:ind w:left="283" w:hanging="283"/>
      <w:contextualSpacing/>
    </w:pPr>
  </w:style>
  <w:style w:type="paragraph" w:styleId="Descripcin">
    <w:name w:val="caption"/>
    <w:basedOn w:val="CaptionedFigure"/>
    <w:link w:val="DescripcinCar"/>
    <w:qFormat/>
    <w:rsid w:val="00F94E32"/>
  </w:style>
  <w:style w:type="paragraph" w:customStyle="1" w:styleId="Index">
    <w:name w:val="Index"/>
    <w:basedOn w:val="Normal"/>
    <w:qFormat/>
    <w:pPr>
      <w:suppressLineNumbers/>
    </w:pPr>
    <w:rPr>
      <w:rFonts w:cs="Lohit Devanagari"/>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customStyle="1" w:styleId="Author">
    <w:name w:val="Author"/>
    <w:next w:val="Textoindependiente"/>
    <w:qFormat/>
    <w:rsid w:val="008E6DDD"/>
    <w:pPr>
      <w:keepNext/>
      <w:keepLines/>
      <w:suppressAutoHyphens/>
      <w:spacing w:after="0" w:line="360" w:lineRule="auto"/>
      <w:jc w:val="center"/>
    </w:pPr>
    <w:rPr>
      <w:rFonts w:eastAsiaTheme="minorHAnsi" w:cstheme="minorBidi"/>
      <w:szCs w:val="24"/>
      <w:lang w:val="en-US" w:eastAsia="en-US"/>
    </w:rPr>
  </w:style>
  <w:style w:type="paragraph" w:styleId="Fecha">
    <w:name w:val="Date"/>
    <w:next w:val="Textoindependiente"/>
    <w:qFormat/>
    <w:pPr>
      <w:keepNext/>
      <w:keepLines/>
      <w:suppressAutoHyphens/>
      <w:jc w:val="center"/>
    </w:pPr>
    <w:rPr>
      <w:rFonts w:asciiTheme="minorHAnsi" w:eastAsiaTheme="minorHAnsi" w:hAnsiTheme="minorHAnsi" w:cstheme="minorBidi"/>
      <w:sz w:val="24"/>
      <w:szCs w:val="24"/>
      <w:lang w:val="en-US" w:eastAsia="en-US"/>
    </w:rPr>
  </w:style>
  <w:style w:type="paragraph" w:customStyle="1" w:styleId="Abstract">
    <w:name w:val="Abstract"/>
    <w:basedOn w:val="Normal"/>
    <w:next w:val="Textoindependiente"/>
    <w:qFormat/>
    <w:rsid w:val="00AD55A2"/>
    <w:pPr>
      <w:keepNext/>
      <w:keepLines/>
      <w:spacing w:before="300" w:after="300"/>
      <w:jc w:val="center"/>
    </w:pPr>
    <w:rPr>
      <w:b/>
      <w:bCs/>
      <w:sz w:val="32"/>
      <w:szCs w:val="32"/>
    </w:rPr>
  </w:style>
  <w:style w:type="paragraph" w:styleId="Bibliografa">
    <w:name w:val="Bibliography"/>
    <w:basedOn w:val="Normal"/>
    <w:qFormat/>
    <w:rsid w:val="00E25B66"/>
  </w:style>
  <w:style w:type="paragraph" w:styleId="Textodebloque">
    <w:name w:val="Block Text"/>
    <w:basedOn w:val="Textoindependiente"/>
    <w:next w:val="Textoindependiente"/>
    <w:uiPriority w:val="9"/>
    <w:unhideWhenUsed/>
    <w:qFormat/>
    <w:pPr>
      <w:spacing w:before="100" w:after="100"/>
      <w:ind w:left="480" w:right="480" w:firstLine="0"/>
    </w:pPr>
  </w:style>
  <w:style w:type="paragraph" w:styleId="Textonotapie">
    <w:name w:val="footnote text"/>
    <w:basedOn w:val="Normal"/>
    <w:uiPriority w:val="9"/>
    <w:unhideWhenUsed/>
    <w:qFormat/>
    <w:rsid w:val="00A73BF1"/>
    <w:pPr>
      <w:spacing w:after="0"/>
    </w:pPr>
    <w:rPr>
      <w:sz w:val="16"/>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Textoindependiente"/>
    <w:qFormat/>
    <w:rsid w:val="001571EA"/>
    <w:pPr>
      <w:spacing w:line="240" w:lineRule="auto"/>
    </w:pPr>
  </w:style>
  <w:style w:type="paragraph" w:customStyle="1" w:styleId="ImageCaption">
    <w:name w:val="Image Caption"/>
    <w:basedOn w:val="Descripcin"/>
    <w:qFormat/>
    <w:rsid w:val="00A416B6"/>
  </w:style>
  <w:style w:type="paragraph" w:customStyle="1" w:styleId="Figure">
    <w:name w:val="Figure"/>
    <w:basedOn w:val="Normal"/>
    <w:qFormat/>
  </w:style>
  <w:style w:type="paragraph" w:customStyle="1" w:styleId="CaptionedFigure">
    <w:name w:val="Captioned Figure"/>
    <w:basedOn w:val="Normal"/>
    <w:qFormat/>
    <w:rsid w:val="00F94E32"/>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HeaderandFooter">
    <w:name w:val="Header and Footer"/>
    <w:basedOn w:val="Normal"/>
    <w:qFormat/>
  </w:style>
  <w:style w:type="paragraph" w:styleId="Piedepgina">
    <w:name w:val="footer"/>
    <w:basedOn w:val="Normal"/>
    <w:link w:val="PiedepginaCar"/>
    <w:semiHidden/>
    <w:unhideWhenUsed/>
    <w:rsid w:val="00E25B66"/>
    <w:pPr>
      <w:suppressLineNumbers/>
      <w:tabs>
        <w:tab w:val="center" w:pos="4513"/>
        <w:tab w:val="right" w:pos="9026"/>
      </w:tabs>
      <w:spacing w:after="0"/>
    </w:pPr>
    <w:rPr>
      <w:sz w:val="16"/>
    </w:rPr>
  </w:style>
  <w:style w:type="paragraph" w:styleId="Sangradetextonormal">
    <w:name w:val="Body Text Indent"/>
    <w:basedOn w:val="Textoindependiente"/>
    <w:link w:val="SangradetextonormalCar"/>
    <w:unhideWhenUsed/>
    <w:qFormat/>
    <w:rsid w:val="00A63A6B"/>
    <w:pPr>
      <w:spacing w:before="0" w:after="200" w:line="240" w:lineRule="auto"/>
      <w:ind w:firstLine="360"/>
      <w:jc w:val="left"/>
    </w:pPr>
    <w:rPr>
      <w:rFonts w:asciiTheme="minorHAnsi" w:hAnsiTheme="minorHAnsi"/>
      <w:sz w:val="24"/>
    </w:rPr>
  </w:style>
  <w:style w:type="paragraph" w:styleId="ndice1">
    <w:name w:val="index 1"/>
    <w:basedOn w:val="Normal"/>
    <w:next w:val="Normal"/>
    <w:autoRedefine/>
    <w:qFormat/>
    <w:rsid w:val="00A63A6B"/>
    <w:pPr>
      <w:spacing w:after="0"/>
      <w:ind w:left="240" w:hanging="240"/>
    </w:pPr>
  </w:style>
  <w:style w:type="paragraph" w:styleId="ndice2">
    <w:name w:val="index 2"/>
    <w:basedOn w:val="Normal"/>
    <w:next w:val="Normal"/>
    <w:autoRedefine/>
    <w:unhideWhenUsed/>
    <w:qFormat/>
    <w:rsid w:val="00A63A6B"/>
    <w:pPr>
      <w:spacing w:after="0"/>
      <w:ind w:left="480" w:hanging="240"/>
    </w:pPr>
  </w:style>
  <w:style w:type="paragraph" w:styleId="ndice3">
    <w:name w:val="index 3"/>
    <w:basedOn w:val="Normal"/>
    <w:next w:val="Normal"/>
    <w:autoRedefine/>
    <w:unhideWhenUsed/>
    <w:qFormat/>
    <w:rsid w:val="00A63A6B"/>
    <w:pPr>
      <w:spacing w:after="0"/>
      <w:ind w:left="720" w:hanging="240"/>
    </w:pPr>
  </w:style>
  <w:style w:type="paragraph" w:styleId="Listaconvietas3">
    <w:name w:val="List Bullet 3"/>
    <w:basedOn w:val="Normal"/>
    <w:unhideWhenUsed/>
    <w:qFormat/>
    <w:rsid w:val="00ED1205"/>
    <w:pPr>
      <w:ind w:left="566" w:hanging="283"/>
      <w:contextualSpacing/>
    </w:pPr>
  </w:style>
  <w:style w:type="paragraph" w:styleId="Listaconvietas4">
    <w:name w:val="List Bullet 4"/>
    <w:basedOn w:val="Normal"/>
    <w:unhideWhenUsed/>
    <w:qFormat/>
    <w:rsid w:val="00EA0107"/>
    <w:pPr>
      <w:ind w:left="849" w:hanging="283"/>
      <w:contextualSpacing/>
    </w:pPr>
  </w:style>
  <w:style w:type="paragraph" w:styleId="Listaconnmeros">
    <w:name w:val="List Number"/>
    <w:basedOn w:val="Normal"/>
    <w:unhideWhenUsed/>
    <w:qFormat/>
    <w:rsid w:val="00F66C3D"/>
    <w:pPr>
      <w:numPr>
        <w:numId w:val="1"/>
      </w:numPr>
      <w:contextualSpacing/>
    </w:pPr>
  </w:style>
  <w:style w:type="paragraph" w:styleId="Listaconnmeros2">
    <w:name w:val="List Number 2"/>
    <w:basedOn w:val="Normal"/>
    <w:unhideWhenUsed/>
    <w:qFormat/>
    <w:rsid w:val="00F66C3D"/>
    <w:pPr>
      <w:tabs>
        <w:tab w:val="num" w:pos="720"/>
      </w:tabs>
      <w:ind w:left="720" w:hanging="720"/>
      <w:contextualSpacing/>
    </w:pPr>
  </w:style>
  <w:style w:type="paragraph" w:styleId="Listaconnmeros3">
    <w:name w:val="List Number 3"/>
    <w:basedOn w:val="Normal"/>
    <w:unhideWhenUsed/>
    <w:qFormat/>
    <w:rsid w:val="00F647AB"/>
    <w:pPr>
      <w:tabs>
        <w:tab w:val="num" w:pos="720"/>
      </w:tabs>
      <w:ind w:left="720" w:hanging="720"/>
      <w:contextualSpacing/>
    </w:pPr>
  </w:style>
  <w:style w:type="paragraph" w:styleId="Continuarlista">
    <w:name w:val="List Continue"/>
    <w:basedOn w:val="Normal"/>
    <w:unhideWhenUsed/>
    <w:qFormat/>
    <w:rsid w:val="00ED1205"/>
    <w:pPr>
      <w:spacing w:after="120"/>
      <w:ind w:left="283"/>
      <w:contextualSpacing/>
    </w:pPr>
  </w:style>
  <w:style w:type="paragraph" w:styleId="Continuarlista2">
    <w:name w:val="List Continue 2"/>
    <w:basedOn w:val="Normal"/>
    <w:unhideWhenUsed/>
    <w:qFormat/>
    <w:rsid w:val="00ED1205"/>
    <w:pPr>
      <w:spacing w:after="120"/>
      <w:ind w:left="566"/>
      <w:contextualSpacing/>
    </w:pPr>
  </w:style>
  <w:style w:type="paragraph" w:styleId="Continuarlista3">
    <w:name w:val="List Continue 3"/>
    <w:basedOn w:val="Normal"/>
    <w:unhideWhenUsed/>
    <w:qFormat/>
    <w:rsid w:val="000A63C5"/>
    <w:pPr>
      <w:spacing w:after="120"/>
      <w:ind w:left="849"/>
      <w:contextualSpacing/>
    </w:pPr>
  </w:style>
  <w:style w:type="paragraph" w:styleId="Listaconvietas">
    <w:name w:val="List Bullet"/>
    <w:basedOn w:val="Normal"/>
    <w:semiHidden/>
    <w:unhideWhenUsed/>
    <w:qFormat/>
    <w:rsid w:val="00ED1205"/>
    <w:pPr>
      <w:tabs>
        <w:tab w:val="num" w:pos="720"/>
      </w:tabs>
      <w:ind w:left="720" w:hanging="720"/>
      <w:contextualSpacing/>
    </w:pPr>
  </w:style>
  <w:style w:type="paragraph" w:styleId="Listaconvietas2">
    <w:name w:val="List Bullet 2"/>
    <w:basedOn w:val="Normal"/>
    <w:semiHidden/>
    <w:unhideWhenUsed/>
    <w:qFormat/>
    <w:rsid w:val="00ED1205"/>
    <w:pPr>
      <w:tabs>
        <w:tab w:val="num" w:pos="720"/>
      </w:tabs>
      <w:ind w:left="720" w:hanging="720"/>
      <w:contextualSpacing/>
    </w:pPr>
  </w:style>
  <w:style w:type="paragraph" w:customStyle="1" w:styleId="Comment">
    <w:name w:val="Comment"/>
    <w:basedOn w:val="Normal"/>
    <w:qFormat/>
    <w:rPr>
      <w:sz w:val="20"/>
      <w:szCs w:val="20"/>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Subttulo">
    <w:name w:val="Subtitle"/>
    <w:basedOn w:val="Normal"/>
    <w:next w:val="Normal"/>
    <w:uiPriority w:val="11"/>
    <w:qFormat/>
    <w:pPr>
      <w:keepNext/>
      <w:keepLines/>
      <w:spacing w:before="240" w:after="120" w:line="360" w:lineRule="auto"/>
      <w:jc w:val="center"/>
    </w:pPr>
    <w:rPr>
      <w:b/>
      <w:bCs/>
      <w:color w:val="000000"/>
      <w:sz w:val="30"/>
      <w:szCs w:val="30"/>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BE7291"/>
    <w:rPr>
      <w:b/>
      <w:bCs/>
    </w:rPr>
  </w:style>
  <w:style w:type="character" w:customStyle="1" w:styleId="AsuntodelcomentarioCar">
    <w:name w:val="Asunto del comentario Car"/>
    <w:basedOn w:val="TextocomentarioCar"/>
    <w:link w:val="Asuntodelcomentario"/>
    <w:uiPriority w:val="99"/>
    <w:semiHidden/>
    <w:rsid w:val="00BE7291"/>
    <w:rPr>
      <w:b/>
      <w:bCs/>
      <w:sz w:val="20"/>
      <w:szCs w:val="20"/>
    </w:rPr>
  </w:style>
  <w:style w:type="character" w:styleId="Mencinsinresolver">
    <w:name w:val="Unresolved Mention"/>
    <w:basedOn w:val="Fuentedeprrafopredeter"/>
    <w:uiPriority w:val="99"/>
    <w:semiHidden/>
    <w:unhideWhenUsed/>
    <w:rsid w:val="006C6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5252/geodiversitas2019v41a4" TargetMode="External"/><Relationship Id="rId21" Type="http://schemas.openxmlformats.org/officeDocument/2006/relationships/hyperlink" Target="https://doi.org/10.1126/science.1157719" TargetMode="External"/><Relationship Id="rId42" Type="http://schemas.openxmlformats.org/officeDocument/2006/relationships/hyperlink" Target="https://doi.org/10.1007/s10914-023-09675-3" TargetMode="External"/><Relationship Id="rId47" Type="http://schemas.openxmlformats.org/officeDocument/2006/relationships/hyperlink" Target="https://doi.org/10.1098/rspb.2011.1439" TargetMode="External"/><Relationship Id="rId63" Type="http://schemas.openxmlformats.org/officeDocument/2006/relationships/hyperlink" Target="https://doi.org/10.1073/pnas.0709763105" TargetMode="External"/><Relationship Id="rId68" Type="http://schemas.openxmlformats.org/officeDocument/2006/relationships/hyperlink" Target="https://doi.org/10.1098/rspb.2024.2932" TargetMode="External"/><Relationship Id="rId84" Type="http://schemas.openxmlformats.org/officeDocument/2006/relationships/hyperlink" Target="https://doi.org/10.1126/science.1239431" TargetMode="External"/><Relationship Id="rId89" Type="http://schemas.openxmlformats.org/officeDocument/2006/relationships/hyperlink" Target="https://doi.org/10.1093/jmammal/gyz194" TargetMode="External"/><Relationship Id="rId16" Type="http://schemas.openxmlformats.org/officeDocument/2006/relationships/hyperlink" Target="https://doi.org/10.1093/biolinnean/blx026" TargetMode="External"/><Relationship Id="rId107" Type="http://schemas.openxmlformats.org/officeDocument/2006/relationships/fontTable" Target="fontTable.xml"/><Relationship Id="rId11" Type="http://schemas.microsoft.com/office/2011/relationships/commentsExtended" Target="commentsExtended.xml"/><Relationship Id="rId32" Type="http://schemas.openxmlformats.org/officeDocument/2006/relationships/hyperlink" Target="https://doi.org/10.1111/let.12015" TargetMode="External"/><Relationship Id="rId37" Type="http://schemas.openxmlformats.org/officeDocument/2006/relationships/hyperlink" Target="https://doi.org/10.1111/ele.13382" TargetMode="External"/><Relationship Id="rId53" Type="http://schemas.openxmlformats.org/officeDocument/2006/relationships/hyperlink" Target="https://doi.org/10.1093/sysbio/syx082" TargetMode="External"/><Relationship Id="rId58" Type="http://schemas.openxmlformats.org/officeDocument/2006/relationships/hyperlink" Target="https://doi.org/10.1126/science.1194585" TargetMode="External"/><Relationship Id="rId74" Type="http://schemas.openxmlformats.org/officeDocument/2006/relationships/hyperlink" Target="https://doi.org/10.1126/sciadv.aaz1346" TargetMode="External"/><Relationship Id="rId79" Type="http://schemas.openxmlformats.org/officeDocument/2006/relationships/hyperlink" Target="https://discovery.ucl.ac.uk/id/eprint/10220325/" TargetMode="External"/><Relationship Id="rId102" Type="http://schemas.openxmlformats.org/officeDocument/2006/relationships/hyperlink" Target="https://doi.org/10.1111/j.1558-5646.1960.tb03121.x" TargetMode="External"/><Relationship Id="rId5" Type="http://schemas.openxmlformats.org/officeDocument/2006/relationships/webSettings" Target="webSettings.xml"/><Relationship Id="rId90" Type="http://schemas.openxmlformats.org/officeDocument/2006/relationships/hyperlink" Target="https://doi.org/10.1098/rspb.2014.2490" TargetMode="External"/><Relationship Id="rId95" Type="http://schemas.openxmlformats.org/officeDocument/2006/relationships/hyperlink" Target="https://doi.org/10.1111/2041-210X.12263" TargetMode="External"/><Relationship Id="rId22" Type="http://schemas.openxmlformats.org/officeDocument/2006/relationships/hyperlink" Target="https://doi.org/10.1038/s41586-023-06381-1" TargetMode="External"/><Relationship Id="rId27" Type="http://schemas.openxmlformats.org/officeDocument/2006/relationships/hyperlink" Target="https://doi.org/10.1126/science.adu0704" TargetMode="External"/><Relationship Id="rId43" Type="http://schemas.openxmlformats.org/officeDocument/2006/relationships/hyperlink" Target="https://doi.org/10.1038/365748a0" TargetMode="External"/><Relationship Id="rId48" Type="http://schemas.openxmlformats.org/officeDocument/2006/relationships/hyperlink" Target="https://www.jstor.org/stable/26519218" TargetMode="External"/><Relationship Id="rId64" Type="http://schemas.openxmlformats.org/officeDocument/2006/relationships/hyperlink" Target="https://doi.org/10.1093/sysbio/syq052" TargetMode="External"/><Relationship Id="rId69" Type="http://schemas.openxmlformats.org/officeDocument/2006/relationships/hyperlink" Target="https://doi.org/10.1007/s10914-022-09631-7" TargetMode="External"/><Relationship Id="rId80" Type="http://schemas.openxmlformats.org/officeDocument/2006/relationships/hyperlink" Target="https://doi.org/10.1038/ncomms2299" TargetMode="External"/><Relationship Id="rId85" Type="http://schemas.openxmlformats.org/officeDocument/2006/relationships/hyperlink" Target="https://doi.org/10.1080/08912963.2017.1294168" TargetMode="External"/><Relationship Id="rId12" Type="http://schemas.microsoft.com/office/2016/09/relationships/commentsIds" Target="commentsIds.xml"/><Relationship Id="rId17" Type="http://schemas.openxmlformats.org/officeDocument/2006/relationships/hyperlink" Target="https://doi.org/10.1016/j.gloplacha.2021.103512" TargetMode="External"/><Relationship Id="rId33" Type="http://schemas.openxmlformats.org/officeDocument/2006/relationships/hyperlink" Target="https://doi.org/10.1007/s12542-015-0267-3" TargetMode="External"/><Relationship Id="rId38" Type="http://schemas.openxmlformats.org/officeDocument/2006/relationships/hyperlink" Target="https://doi.org/10.1073/pnas.2005571117" TargetMode="External"/><Relationship Id="rId59" Type="http://schemas.openxmlformats.org/officeDocument/2006/relationships/hyperlink" Target="https://doi.org/10.1016/j.palaeo.2025.113076" TargetMode="External"/><Relationship Id="rId103" Type="http://schemas.openxmlformats.org/officeDocument/2006/relationships/hyperlink" Target="https://doi.org/10.1073/pnas.2309945120" TargetMode="External"/><Relationship Id="rId108" Type="http://schemas.microsoft.com/office/2011/relationships/people" Target="people.xml"/><Relationship Id="rId54" Type="http://schemas.openxmlformats.org/officeDocument/2006/relationships/hyperlink" Target="https://doi.org/10.1126/sciadv.adl2643" TargetMode="External"/><Relationship Id="rId70" Type="http://schemas.openxmlformats.org/officeDocument/2006/relationships/hyperlink" Target="https://doi.org/10.1098/rspb.2019.2806" TargetMode="External"/><Relationship Id="rId75" Type="http://schemas.openxmlformats.org/officeDocument/2006/relationships/hyperlink" Target="https://doi.org/10.1007/BF02988789" TargetMode="External"/><Relationship Id="rId91" Type="http://schemas.openxmlformats.org/officeDocument/2006/relationships/hyperlink" Target="https://doi.org/10.1126/science.1089332" TargetMode="External"/><Relationship Id="rId96" Type="http://schemas.openxmlformats.org/officeDocument/2006/relationships/hyperlink" Target="https://doi.org/10.1111/j.1558-5646.1984.tb00358.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doi.org/10.1016/j.palaeo.2009.01.004" TargetMode="External"/><Relationship Id="rId28" Type="http://schemas.openxmlformats.org/officeDocument/2006/relationships/hyperlink" Target="https://doi.org/10.1016/j.earscirev.2021.103640" TargetMode="External"/><Relationship Id="rId36" Type="http://schemas.openxmlformats.org/officeDocument/2006/relationships/hyperlink" Target="https://doi.org/10.1093/sysbio/syy009" TargetMode="External"/><Relationship Id="rId49" Type="http://schemas.openxmlformats.org/officeDocument/2006/relationships/hyperlink" Target="https://doi.org/10.1038/s41467-022-30507-0" TargetMode="External"/><Relationship Id="rId57" Type="http://schemas.openxmlformats.org/officeDocument/2006/relationships/hyperlink" Target="https://doi.org/10.1130/0091-7613(1995)023%3C0237:ATAACF%3E2.3.CO;2" TargetMode="External"/><Relationship Id="rId106" Type="http://schemas.openxmlformats.org/officeDocument/2006/relationships/footer" Target="footer1.xml"/><Relationship Id="rId10" Type="http://schemas.openxmlformats.org/officeDocument/2006/relationships/comments" Target="comments.xml"/><Relationship Id="rId31" Type="http://schemas.openxmlformats.org/officeDocument/2006/relationships/hyperlink" Target="https://doi.org/10.1073/pnas.2419520122" TargetMode="External"/><Relationship Id="rId44" Type="http://schemas.openxmlformats.org/officeDocument/2006/relationships/hyperlink" Target="https://doi.org/10.1111/j.1469-185X.2011.00176.x" TargetMode="External"/><Relationship Id="rId52" Type="http://schemas.openxmlformats.org/officeDocument/2006/relationships/hyperlink" Target="https://doi.org/10.1590/1809-4392202103601" TargetMode="External"/><Relationship Id="rId60" Type="http://schemas.openxmlformats.org/officeDocument/2006/relationships/hyperlink" Target="https://doi.org/10.1126/sciadv.1601693" TargetMode="External"/><Relationship Id="rId65" Type="http://schemas.openxmlformats.org/officeDocument/2006/relationships/hyperlink" Target="https://doi.org/10.1111/j.1365-2699.2005.01314.x" TargetMode="External"/><Relationship Id="rId73" Type="http://schemas.openxmlformats.org/officeDocument/2006/relationships/hyperlink" Target="https://doi.org/10.1098/rspb.2007.1056" TargetMode="External"/><Relationship Id="rId78" Type="http://schemas.openxmlformats.org/officeDocument/2006/relationships/hyperlink" Target="https://doi.org/10.1016/B978-0-12-824360-2.00005-X" TargetMode="External"/><Relationship Id="rId81" Type="http://schemas.openxmlformats.org/officeDocument/2006/relationships/hyperlink" Target="https://press.uchicago.edu/ucp/books/book/chicago/M/bo18553844.html" TargetMode="External"/><Relationship Id="rId86" Type="http://schemas.openxmlformats.org/officeDocument/2006/relationships/hyperlink" Target="https://doi.org/10.1111/joa.13430" TargetMode="External"/><Relationship Id="rId94" Type="http://schemas.openxmlformats.org/officeDocument/2006/relationships/hyperlink" Target="https://doi.org/10.1017/pab.2019.23" TargetMode="External"/><Relationship Id="rId99" Type="http://schemas.openxmlformats.org/officeDocument/2006/relationships/hyperlink" Target="https://doi.org/10.1038/s41598-022-05266-z" TargetMode="External"/><Relationship Id="rId101" Type="http://schemas.openxmlformats.org/officeDocument/2006/relationships/hyperlink" Target="https://doi.org/10.1038/s41598-023-28497-0" TargetMode="External"/><Relationship Id="rId4" Type="http://schemas.openxmlformats.org/officeDocument/2006/relationships/settings" Target="settings.xml"/><Relationship Id="rId9" Type="http://schemas.openxmlformats.org/officeDocument/2006/relationships/hyperlink" Target="mailto:mboivin@idgym.unju.edu.ar" TargetMode="External"/><Relationship Id="rId13" Type="http://schemas.microsoft.com/office/2018/08/relationships/commentsExtensible" Target="commentsExtensible.xml"/><Relationship Id="rId18" Type="http://schemas.openxmlformats.org/officeDocument/2006/relationships/hyperlink" Target="https://doi.org/10.1073/pnas.0811421106" TargetMode="External"/><Relationship Id="rId39" Type="http://schemas.openxmlformats.org/officeDocument/2006/relationships/hyperlink" Target="https://doi.org/10.1111/2041-210X.70070" TargetMode="External"/><Relationship Id="rId109" Type="http://schemas.openxmlformats.org/officeDocument/2006/relationships/theme" Target="theme/theme1.xml"/><Relationship Id="rId34" Type="http://schemas.openxmlformats.org/officeDocument/2006/relationships/hyperlink" Target="https://doi.org/10.1073/pnas.2006087117" TargetMode="External"/><Relationship Id="rId50" Type="http://schemas.openxmlformats.org/officeDocument/2006/relationships/hyperlink" Target="https://doi.org/10.1017/S0094837300015864" TargetMode="External"/><Relationship Id="rId55" Type="http://schemas.openxmlformats.org/officeDocument/2006/relationships/hyperlink" Target="https://doi.org/10.1016/j.jsames.2005.06.007" TargetMode="External"/><Relationship Id="rId76" Type="http://schemas.openxmlformats.org/officeDocument/2006/relationships/hyperlink" Target="https://doi.org/10.5710/AMGH.07.07.2023.3551" TargetMode="External"/><Relationship Id="rId97" Type="http://schemas.openxmlformats.org/officeDocument/2006/relationships/hyperlink" Target="https://doi.org/10.1038/ncomms2508" TargetMode="External"/><Relationship Id="rId104" Type="http://schemas.openxmlformats.org/officeDocument/2006/relationships/hyperlink" Target="https://doi.org/10.1126/science.aba6853" TargetMode="External"/><Relationship Id="rId7" Type="http://schemas.openxmlformats.org/officeDocument/2006/relationships/endnotes" Target="endnotes.xml"/><Relationship Id="rId71" Type="http://schemas.openxmlformats.org/officeDocument/2006/relationships/hyperlink" Target="https://www.jstor.org/stable/1688046" TargetMode="External"/><Relationship Id="rId92" Type="http://schemas.openxmlformats.org/officeDocument/2006/relationships/hyperlink" Target="https://doi.org/10.1111/j.1469-185X.2010.00137.x" TargetMode="External"/><Relationship Id="rId2" Type="http://schemas.openxmlformats.org/officeDocument/2006/relationships/numbering" Target="numbering.xml"/><Relationship Id="rId29" Type="http://schemas.openxmlformats.org/officeDocument/2006/relationships/hyperlink" Target="https://doi.org/10.1007/s12542-016-0306-8" TargetMode="External"/><Relationship Id="rId24" Type="http://schemas.openxmlformats.org/officeDocument/2006/relationships/hyperlink" Target="https://doi.org/10.7717/peerj.6088" TargetMode="External"/><Relationship Id="rId40" Type="http://schemas.openxmlformats.org/officeDocument/2006/relationships/hyperlink" Target="https://doi.org/10.1038/s41467-024-48434-7" TargetMode="External"/><Relationship Id="rId45" Type="http://schemas.openxmlformats.org/officeDocument/2006/relationships/hyperlink" Target="https://doi.org/10.1093/sysbio/syw020" TargetMode="External"/><Relationship Id="rId66" Type="http://schemas.openxmlformats.org/officeDocument/2006/relationships/hyperlink" Target="https://doi.org/10.1146/annurev.ecolsys.31.1.33" TargetMode="External"/><Relationship Id="rId87" Type="http://schemas.openxmlformats.org/officeDocument/2006/relationships/hyperlink" Target="https://doi.org/10.1080/08912963.2024.2390518" TargetMode="External"/><Relationship Id="rId61" Type="http://schemas.openxmlformats.org/officeDocument/2006/relationships/hyperlink" Target="https://doi.org/10.1016/j.palaeo.2012.09.001" TargetMode="External"/><Relationship Id="rId82" Type="http://schemas.openxmlformats.org/officeDocument/2006/relationships/hyperlink" Target="https://doi.org/10.1080/02724634.2010.522432" TargetMode="External"/><Relationship Id="rId19" Type="http://schemas.openxmlformats.org/officeDocument/2006/relationships/hyperlink" Target="https://doi.org/10.1016/j.palaeo.2026.113585" TargetMode="External"/><Relationship Id="rId14" Type="http://schemas.openxmlformats.org/officeDocument/2006/relationships/hyperlink" Target="https://docs.google.com/document/d/1Q_T3ouOGLWrIc3aPmWJ9E9k5sIonZ6LI/edit" TargetMode="External"/><Relationship Id="rId30" Type="http://schemas.openxmlformats.org/officeDocument/2006/relationships/hyperlink" Target="https://doi.org/10.1038/s41598-022-26010-7" TargetMode="External"/><Relationship Id="rId35" Type="http://schemas.openxmlformats.org/officeDocument/2006/relationships/hyperlink" Target="https://doi.org/10.18814/epiiugs/2025/025001" TargetMode="External"/><Relationship Id="rId56" Type="http://schemas.openxmlformats.org/officeDocument/2006/relationships/hyperlink" Target="https://doi.org/10.1093/botlinnean/boab098" TargetMode="External"/><Relationship Id="rId77" Type="http://schemas.openxmlformats.org/officeDocument/2006/relationships/hyperlink" Target="https://doi.org/10.1017/pab.2025.10086" TargetMode="External"/><Relationship Id="rId100" Type="http://schemas.openxmlformats.org/officeDocument/2006/relationships/hyperlink" Target="https://doi.org/10.5281/zenodo.18135819" TargetMode="External"/><Relationship Id="rId105" Type="http://schemas.openxmlformats.org/officeDocument/2006/relationships/hyperlink" Target="https://doi.org/10.1093/molbev/msaa189" TargetMode="External"/><Relationship Id="rId8" Type="http://schemas.openxmlformats.org/officeDocument/2006/relationships/hyperlink" Target="mailto:lucas.l.buffan@gmail.com" TargetMode="External"/><Relationship Id="rId51" Type="http://schemas.openxmlformats.org/officeDocument/2006/relationships/hyperlink" Target="https://doi.org/10.1146/annurev.ecolsys.28.1.129" TargetMode="External"/><Relationship Id="rId72" Type="http://schemas.openxmlformats.org/officeDocument/2006/relationships/hyperlink" Target="https://doi.org/10.1006/qres.1998.1977" TargetMode="External"/><Relationship Id="rId93" Type="http://schemas.openxmlformats.org/officeDocument/2006/relationships/hyperlink" Target="https://doi.org/10.1073/pnas.1502803112" TargetMode="External"/><Relationship Id="rId98" Type="http://schemas.openxmlformats.org/officeDocument/2006/relationships/hyperlink" Target="https://doi.org/10.1111/geb.70024" TargetMode="External"/><Relationship Id="rId3" Type="http://schemas.openxmlformats.org/officeDocument/2006/relationships/styles" Target="styles.xml"/><Relationship Id="rId25" Type="http://schemas.openxmlformats.org/officeDocument/2006/relationships/hyperlink" Target="https://doi.org/10.1007/s10914-024-09739-y" TargetMode="External"/><Relationship Id="rId46" Type="http://schemas.openxmlformats.org/officeDocument/2006/relationships/hyperlink" Target="https://doi.org/10.1098/rspb.2025.2245" TargetMode="External"/><Relationship Id="rId67" Type="http://schemas.openxmlformats.org/officeDocument/2006/relationships/hyperlink" Target="https://doi.org/10.1206/0003-0090-363.1.1" TargetMode="External"/><Relationship Id="rId20" Type="http://schemas.openxmlformats.org/officeDocument/2006/relationships/hyperlink" Target="https://doi.org/10.1671/0272-4634(2001)021%5B0172:DTEOTR%5D2.0.CO;2" TargetMode="External"/><Relationship Id="rId41" Type="http://schemas.openxmlformats.org/officeDocument/2006/relationships/hyperlink" Target="https://doi.org/10.1144/jgs2020-188" TargetMode="External"/><Relationship Id="rId62" Type="http://schemas.openxmlformats.org/officeDocument/2006/relationships/hyperlink" Target="https://doi.org/10.1038/s41598-017-05263-7" TargetMode="External"/><Relationship Id="rId83" Type="http://schemas.openxmlformats.org/officeDocument/2006/relationships/hyperlink" Target="https://doi.org/10.1111/evo.13680" TargetMode="External"/><Relationship Id="rId88" Type="http://schemas.openxmlformats.org/officeDocument/2006/relationships/hyperlink" Target="https://doi.org/10.1098/rspb.2007.164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XjITrztd5mIfnTH4WJLpIqEw==">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19</Pages>
  <Words>9139</Words>
  <Characters>50265</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Buffan¹*, Laurent Marivaux¹, Fabien L. Condamine¹, Myriam Boivin²</dc:creator>
  <cp:lastModifiedBy>boivin.myriam63@gmail.com</cp:lastModifiedBy>
  <cp:revision>134</cp:revision>
  <dcterms:created xsi:type="dcterms:W3CDTF">2025-11-21T14:27:00Z</dcterms:created>
  <dcterms:modified xsi:type="dcterms:W3CDTF">2026-04-30T15:36:00Z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systematic-biology.csl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